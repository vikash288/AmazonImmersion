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E488B02" w14:textId="77777777" w:rsidR="00C32FD8" w:rsidRDefault="007276E7">
      <w:r>
        <w:t xml:space="preserve">                                                                         </w:t>
      </w:r>
    </w:p>
    <w:p w14:paraId="2009B095" w14:textId="77777777" w:rsidR="00C32FD8" w:rsidRDefault="007276E7">
      <w:pPr>
        <w:tabs>
          <w:tab w:val="left" w:pos="2355"/>
        </w:tabs>
      </w:pPr>
      <w:r>
        <w:tab/>
      </w:r>
    </w:p>
    <w:p w14:paraId="2EC80A57" w14:textId="77777777" w:rsidR="00C32FD8" w:rsidRDefault="00C32FD8"/>
    <w:p w14:paraId="4B4166A6" w14:textId="77777777" w:rsidR="00C32FD8" w:rsidRDefault="00C32FD8"/>
    <w:p w14:paraId="270BCD3E" w14:textId="77777777" w:rsidR="00CC3AE1" w:rsidRDefault="00CC3AE1" w:rsidP="00CC3AE1">
      <w:pPr>
        <w:ind w:left="3600"/>
      </w:pPr>
      <w:r>
        <w:rPr>
          <w:noProof/>
        </w:rPr>
        <w:drawing>
          <wp:inline distT="0" distB="0" distL="0" distR="0" wp14:anchorId="36393CBF" wp14:editId="4CDC31BE">
            <wp:extent cx="723900" cy="723900"/>
            <wp:effectExtent l="0" t="0" r="0" b="0"/>
            <wp:docPr id="56"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8"/>
                    <a:srcRect/>
                    <a:stretch>
                      <a:fillRect/>
                    </a:stretch>
                  </pic:blipFill>
                  <pic:spPr>
                    <a:xfrm>
                      <a:off x="0" y="0"/>
                      <a:ext cx="723900" cy="723900"/>
                    </a:xfrm>
                    <a:prstGeom prst="rect">
                      <a:avLst/>
                    </a:prstGeom>
                    <a:ln/>
                  </pic:spPr>
                </pic:pic>
              </a:graphicData>
            </a:graphic>
          </wp:inline>
        </w:drawing>
      </w:r>
    </w:p>
    <w:p w14:paraId="0ACD7C53" w14:textId="77777777" w:rsidR="00245A22" w:rsidRPr="002A3779" w:rsidRDefault="00245A22" w:rsidP="00245A22">
      <w:pPr>
        <w:jc w:val="center"/>
        <w:rPr>
          <w:sz w:val="16"/>
        </w:rPr>
      </w:pPr>
      <w:r w:rsidRPr="002A3779">
        <w:rPr>
          <w:b/>
          <w:sz w:val="42"/>
          <w:szCs w:val="50"/>
        </w:rPr>
        <w:t xml:space="preserve">Running an Intelligent Analytical System on AWS </w:t>
      </w:r>
    </w:p>
    <w:p w14:paraId="0827237E" w14:textId="77777777" w:rsidR="00245A22" w:rsidRDefault="00245A22" w:rsidP="00245A22">
      <w:pPr>
        <w:jc w:val="center"/>
        <w:rPr>
          <w:sz w:val="18"/>
        </w:rPr>
      </w:pPr>
      <w:r>
        <w:rPr>
          <w:b/>
          <w:sz w:val="36"/>
          <w:szCs w:val="42"/>
        </w:rPr>
        <w:t>Using AWS Services &amp; Solutions in AWS Marketplace</w:t>
      </w:r>
    </w:p>
    <w:p w14:paraId="60895A1C" w14:textId="77777777" w:rsidR="00CC3AE1" w:rsidRDefault="00CC3AE1" w:rsidP="00CC3AE1">
      <w:pPr>
        <w:jc w:val="center"/>
      </w:pPr>
    </w:p>
    <w:p w14:paraId="1052CD00" w14:textId="77777777" w:rsidR="00CC3AE1" w:rsidRDefault="00FB1EC0" w:rsidP="00CC3AE1">
      <w:pPr>
        <w:jc w:val="center"/>
        <w:rPr>
          <w:i/>
          <w:sz w:val="36"/>
          <w:szCs w:val="36"/>
        </w:rPr>
      </w:pPr>
      <w:r>
        <w:rPr>
          <w:i/>
          <w:sz w:val="36"/>
          <w:szCs w:val="36"/>
        </w:rPr>
        <w:t>Step-by-</w:t>
      </w:r>
      <w:r w:rsidR="00CC3AE1" w:rsidRPr="00045210">
        <w:rPr>
          <w:i/>
          <w:sz w:val="36"/>
          <w:szCs w:val="36"/>
        </w:rPr>
        <w:t>Step Guide for Data Pipeline from AWS Marketplace</w:t>
      </w:r>
    </w:p>
    <w:p w14:paraId="538F30E5" w14:textId="77777777" w:rsidR="00CC3AE1" w:rsidRDefault="00CC3AE1">
      <w:pPr>
        <w:rPr>
          <w:i/>
          <w:sz w:val="36"/>
          <w:szCs w:val="36"/>
        </w:rPr>
      </w:pPr>
      <w:r>
        <w:rPr>
          <w:i/>
          <w:sz w:val="36"/>
          <w:szCs w:val="36"/>
        </w:rPr>
        <w:br w:type="page"/>
      </w:r>
    </w:p>
    <w:p w14:paraId="0133B7A1" w14:textId="77777777" w:rsidR="00C070CD" w:rsidRPr="004E077F" w:rsidRDefault="00C070CD" w:rsidP="00C070CD">
      <w:pPr>
        <w:spacing w:before="240"/>
        <w:outlineLvl w:val="0"/>
        <w:rPr>
          <w:ins w:id="0" w:author="Kathryn Gillett" w:date="2016-12-15T15:12:00Z"/>
          <w:rFonts w:ascii="Times New Roman" w:eastAsia="Times New Roman" w:hAnsi="Times New Roman" w:cs="Times New Roman"/>
          <w:b/>
          <w:bCs/>
          <w:kern w:val="36"/>
          <w:sz w:val="48"/>
          <w:szCs w:val="48"/>
        </w:rPr>
      </w:pPr>
      <w:bookmarkStart w:id="1" w:name="_Toc464154007"/>
      <w:bookmarkStart w:id="2" w:name="_Toc467687811"/>
      <w:ins w:id="3" w:author="Kathryn Gillett" w:date="2016-12-15T15:12:00Z">
        <w:r w:rsidRPr="004E077F">
          <w:rPr>
            <w:rFonts w:eastAsia="Times New Roman"/>
            <w:color w:val="CC6600"/>
            <w:kern w:val="36"/>
            <w:sz w:val="32"/>
            <w:szCs w:val="32"/>
          </w:rPr>
          <w:lastRenderedPageBreak/>
          <w:t>Disclaimer:</w:t>
        </w:r>
      </w:ins>
    </w:p>
    <w:p w14:paraId="3818490C" w14:textId="77777777" w:rsidR="00C070CD" w:rsidRPr="004E077F" w:rsidRDefault="00C070CD" w:rsidP="00C070CD">
      <w:pPr>
        <w:rPr>
          <w:ins w:id="4" w:author="Kathryn Gillett" w:date="2016-12-15T15:12:00Z"/>
          <w:rFonts w:ascii="Times New Roman" w:eastAsia="Times New Roman" w:hAnsi="Times New Roman" w:cs="Times New Roman"/>
          <w:sz w:val="24"/>
          <w:szCs w:val="24"/>
        </w:rPr>
      </w:pPr>
    </w:p>
    <w:p w14:paraId="16B715A0" w14:textId="77777777" w:rsidR="00C070CD" w:rsidRPr="004E077F" w:rsidRDefault="00C070CD" w:rsidP="00C070CD">
      <w:pPr>
        <w:numPr>
          <w:ilvl w:val="0"/>
          <w:numId w:val="22"/>
        </w:numPr>
        <w:spacing w:after="0" w:line="240" w:lineRule="auto"/>
        <w:textAlignment w:val="baseline"/>
        <w:rPr>
          <w:ins w:id="5" w:author="Kathryn Gillett" w:date="2016-12-15T15:12:00Z"/>
          <w:rFonts w:ascii="Open Sans" w:eastAsia="Times New Roman" w:hAnsi="Open Sans" w:cs="Open Sans"/>
          <w:color w:val="404040"/>
          <w:sz w:val="24"/>
          <w:szCs w:val="24"/>
        </w:rPr>
      </w:pPr>
      <w:ins w:id="6" w:author="Kathryn Gillett" w:date="2016-12-15T15:12:00Z">
        <w:r w:rsidRPr="004E077F">
          <w:rPr>
            <w:rFonts w:ascii="Open Sans" w:eastAsia="Times New Roman" w:hAnsi="Open Sans" w:cs="Open Sans"/>
            <w:color w:val="404040"/>
            <w:sz w:val="24"/>
            <w:szCs w:val="24"/>
          </w:rPr>
          <w:t xml:space="preserve">The </w:t>
        </w:r>
        <w:r>
          <w:rPr>
            <w:rFonts w:ascii="Open Sans" w:eastAsia="Times New Roman" w:hAnsi="Open Sans" w:cs="Open Sans"/>
            <w:color w:val="404040"/>
            <w:sz w:val="24"/>
            <w:szCs w:val="24"/>
          </w:rPr>
          <w:t>AWS Marketplace Fusion</w:t>
        </w:r>
        <w:r w:rsidRPr="004E077F">
          <w:rPr>
            <w:rFonts w:ascii="Open Sans" w:eastAsia="Times New Roman" w:hAnsi="Open Sans" w:cs="Open Sans"/>
            <w:color w:val="404040"/>
            <w:sz w:val="24"/>
            <w:szCs w:val="24"/>
          </w:rPr>
          <w:t xml:space="preserve"> Solution showcased in this document is solely meant as a tutorial, </w:t>
        </w:r>
        <w:r w:rsidRPr="004E077F">
          <w:rPr>
            <w:rFonts w:ascii="Open Sans" w:eastAsia="Times New Roman" w:hAnsi="Open Sans" w:cs="Open Sans"/>
            <w:i/>
            <w:iCs/>
            <w:color w:val="404040"/>
            <w:sz w:val="24"/>
            <w:szCs w:val="24"/>
          </w:rPr>
          <w:t>but with given additional customizations, it can be used for production use cases</w:t>
        </w:r>
        <w:r w:rsidRPr="004E077F">
          <w:rPr>
            <w:rFonts w:ascii="Open Sans" w:eastAsia="Times New Roman" w:hAnsi="Open Sans" w:cs="Open Sans"/>
            <w:color w:val="404040"/>
            <w:sz w:val="24"/>
            <w:szCs w:val="24"/>
          </w:rPr>
          <w:t>.</w:t>
        </w:r>
      </w:ins>
    </w:p>
    <w:p w14:paraId="08C545EA" w14:textId="77777777" w:rsidR="00C070CD" w:rsidRPr="004E077F" w:rsidRDefault="00C070CD" w:rsidP="00C070CD">
      <w:pPr>
        <w:numPr>
          <w:ilvl w:val="0"/>
          <w:numId w:val="22"/>
        </w:numPr>
        <w:spacing w:after="0" w:line="240" w:lineRule="auto"/>
        <w:textAlignment w:val="baseline"/>
        <w:rPr>
          <w:ins w:id="7" w:author="Kathryn Gillett" w:date="2016-12-15T15:12:00Z"/>
          <w:rFonts w:ascii="Open Sans" w:eastAsia="Times New Roman" w:hAnsi="Open Sans" w:cs="Open Sans"/>
          <w:color w:val="404040"/>
          <w:sz w:val="24"/>
          <w:szCs w:val="24"/>
        </w:rPr>
      </w:pPr>
      <w:ins w:id="8" w:author="Kathryn Gillett" w:date="2016-12-15T15:12:00Z">
        <w:r w:rsidRPr="004E077F">
          <w:rPr>
            <w:rFonts w:ascii="Open Sans" w:eastAsia="Times New Roman" w:hAnsi="Open Sans" w:cs="Open Sans"/>
            <w:color w:val="404040"/>
            <w:sz w:val="24"/>
            <w:szCs w:val="24"/>
          </w:rPr>
          <w:t xml:space="preserve">Technologies used in this Solution can be replaced by other equivalent technologies as needed for business reasons. </w:t>
        </w:r>
      </w:ins>
    </w:p>
    <w:p w14:paraId="1317CA9F" w14:textId="77777777" w:rsidR="00C070CD" w:rsidRPr="004E077F" w:rsidRDefault="00C070CD" w:rsidP="00C070CD">
      <w:pPr>
        <w:numPr>
          <w:ilvl w:val="0"/>
          <w:numId w:val="22"/>
        </w:numPr>
        <w:spacing w:after="0" w:line="240" w:lineRule="auto"/>
        <w:textAlignment w:val="baseline"/>
        <w:rPr>
          <w:ins w:id="9" w:author="Kathryn Gillett" w:date="2016-12-15T15:12:00Z"/>
          <w:rFonts w:ascii="Open Sans" w:eastAsia="Times New Roman" w:hAnsi="Open Sans" w:cs="Open Sans"/>
          <w:color w:val="404040"/>
        </w:rPr>
      </w:pPr>
      <w:ins w:id="10" w:author="Kathryn Gillett" w:date="2016-12-15T15:12:00Z">
        <w:r w:rsidRPr="004E077F">
          <w:rPr>
            <w:rFonts w:ascii="Open Sans" w:eastAsia="Times New Roman" w:hAnsi="Open Sans" w:cs="Open Sans"/>
            <w:color w:val="404040"/>
            <w:sz w:val="24"/>
            <w:szCs w:val="24"/>
          </w:rPr>
          <w:t xml:space="preserve">All data used in this Solution is machine generated and fictitious. </w:t>
        </w:r>
      </w:ins>
    </w:p>
    <w:p w14:paraId="12C4FA79" w14:textId="77777777" w:rsidR="00C070CD" w:rsidRPr="004E077F" w:rsidRDefault="00C070CD" w:rsidP="00C070CD">
      <w:pPr>
        <w:numPr>
          <w:ilvl w:val="0"/>
          <w:numId w:val="22"/>
        </w:numPr>
        <w:spacing w:after="0" w:line="240" w:lineRule="auto"/>
        <w:textAlignment w:val="baseline"/>
        <w:rPr>
          <w:ins w:id="11" w:author="Kathryn Gillett" w:date="2016-12-15T15:12:00Z"/>
          <w:rFonts w:ascii="Open Sans" w:eastAsia="Times New Roman" w:hAnsi="Open Sans" w:cs="Open Sans"/>
          <w:color w:val="404040"/>
        </w:rPr>
      </w:pPr>
      <w:ins w:id="12" w:author="Kathryn Gillett" w:date="2016-12-15T15:12:00Z">
        <w:r>
          <w:rPr>
            <w:rFonts w:ascii="Open Sans" w:eastAsia="Times New Roman" w:hAnsi="Open Sans" w:cs="Open Sans"/>
            <w:color w:val="404040"/>
            <w:sz w:val="24"/>
            <w:szCs w:val="24"/>
          </w:rPr>
          <w:t>For setting up this</w:t>
        </w:r>
        <w:r w:rsidRPr="004E077F">
          <w:rPr>
            <w:rFonts w:ascii="Open Sans" w:eastAsia="Times New Roman" w:hAnsi="Open Sans" w:cs="Open Sans"/>
            <w:color w:val="404040"/>
            <w:sz w:val="24"/>
            <w:szCs w:val="24"/>
          </w:rPr>
          <w:t xml:space="preserve"> </w:t>
        </w:r>
        <w:r>
          <w:rPr>
            <w:rFonts w:ascii="Open Sans" w:eastAsia="Times New Roman" w:hAnsi="Open Sans" w:cs="Open Sans"/>
            <w:color w:val="404040"/>
            <w:sz w:val="24"/>
            <w:szCs w:val="24"/>
          </w:rPr>
          <w:t>AWS Marketplace Fusion</w:t>
        </w:r>
        <w:r w:rsidRPr="004E077F">
          <w:rPr>
            <w:rFonts w:ascii="Open Sans" w:eastAsia="Times New Roman" w:hAnsi="Open Sans" w:cs="Open Sans"/>
            <w:color w:val="404040"/>
            <w:sz w:val="24"/>
            <w:szCs w:val="24"/>
          </w:rPr>
          <w:t xml:space="preserve"> Solution, prior knowledge of </w:t>
        </w:r>
        <w:r>
          <w:rPr>
            <w:rFonts w:ascii="Open Sans" w:eastAsia="Times New Roman" w:hAnsi="Open Sans" w:cs="Open Sans"/>
            <w:color w:val="404040"/>
            <w:sz w:val="24"/>
            <w:szCs w:val="24"/>
          </w:rPr>
          <w:t xml:space="preserve">the </w:t>
        </w:r>
        <w:r w:rsidRPr="004E077F">
          <w:rPr>
            <w:rFonts w:ascii="Open Sans" w:eastAsia="Times New Roman" w:hAnsi="Open Sans" w:cs="Open Sans"/>
            <w:color w:val="404040"/>
            <w:sz w:val="24"/>
            <w:szCs w:val="24"/>
          </w:rPr>
          <w:t>technologies used in the Solution and familiarity with Amazon AWS Cloud is recommended.</w:t>
        </w:r>
      </w:ins>
    </w:p>
    <w:p w14:paraId="29C9BD17" w14:textId="77777777" w:rsidR="00C070CD" w:rsidRPr="004E077F" w:rsidRDefault="00C070CD" w:rsidP="00C070CD">
      <w:pPr>
        <w:numPr>
          <w:ilvl w:val="0"/>
          <w:numId w:val="22"/>
        </w:numPr>
        <w:spacing w:after="0" w:line="240" w:lineRule="auto"/>
        <w:textAlignment w:val="baseline"/>
        <w:rPr>
          <w:ins w:id="13" w:author="Kathryn Gillett" w:date="2016-12-15T15:12:00Z"/>
          <w:rFonts w:ascii="Open Sans" w:eastAsia="Times New Roman" w:hAnsi="Open Sans" w:cs="Open Sans"/>
          <w:color w:val="404040"/>
        </w:rPr>
      </w:pPr>
      <w:ins w:id="14" w:author="Kathryn Gillett" w:date="2016-12-15T15:12:00Z">
        <w:r w:rsidRPr="004E077F">
          <w:rPr>
            <w:rFonts w:ascii="Open Sans" w:eastAsia="Times New Roman" w:hAnsi="Open Sans" w:cs="Open Sans"/>
            <w:color w:val="404040"/>
            <w:sz w:val="24"/>
            <w:szCs w:val="24"/>
          </w:rPr>
          <w:t xml:space="preserve">For most of the components, we used the region </w:t>
        </w:r>
        <w:r w:rsidRPr="004E077F">
          <w:rPr>
            <w:rFonts w:ascii="Open Sans" w:eastAsia="Times New Roman" w:hAnsi="Open Sans" w:cs="Open Sans"/>
            <w:b/>
            <w:bCs/>
            <w:color w:val="404040"/>
            <w:sz w:val="24"/>
            <w:szCs w:val="24"/>
          </w:rPr>
          <w:t>US West (Oregon)</w:t>
        </w:r>
        <w:r w:rsidRPr="004E077F">
          <w:rPr>
            <w:rFonts w:ascii="Open Sans" w:eastAsia="Times New Roman" w:hAnsi="Open Sans" w:cs="Open Sans"/>
            <w:color w:val="404040"/>
            <w:sz w:val="24"/>
            <w:szCs w:val="24"/>
          </w:rPr>
          <w:t>, but you can change it as per your choice.</w:t>
        </w:r>
      </w:ins>
    </w:p>
    <w:p w14:paraId="3B67D99F" w14:textId="77777777" w:rsidR="00C070CD" w:rsidRDefault="00C070CD" w:rsidP="00C070CD">
      <w:pPr>
        <w:rPr>
          <w:ins w:id="15" w:author="Kathryn Gillett" w:date="2016-12-15T15:12:00Z"/>
        </w:rPr>
      </w:pPr>
    </w:p>
    <w:p w14:paraId="290843A1" w14:textId="77777777" w:rsidR="00CC3AE1" w:rsidRDefault="00CC3AE1" w:rsidP="00CC3AE1">
      <w:bookmarkStart w:id="16" w:name="_gbavlfdzlzj4" w:colFirst="0" w:colLast="0"/>
      <w:bookmarkEnd w:id="1"/>
      <w:bookmarkEnd w:id="2"/>
      <w:bookmarkEnd w:id="16"/>
    </w:p>
    <w:p w14:paraId="3D174B09" w14:textId="77777777" w:rsidR="00CC3AE1" w:rsidRDefault="00CC3AE1" w:rsidP="00CC3AE1"/>
    <w:p w14:paraId="41A6600D" w14:textId="77777777" w:rsidR="00CC3AE1" w:rsidRDefault="00CC3AE1" w:rsidP="00CC3AE1"/>
    <w:p w14:paraId="26BFAD03" w14:textId="77777777" w:rsidR="00CC3AE1" w:rsidRDefault="00CC3AE1" w:rsidP="00CC3AE1"/>
    <w:p w14:paraId="225D2136" w14:textId="77777777" w:rsidR="00CC3AE1" w:rsidRDefault="00CC3AE1" w:rsidP="00CC3AE1"/>
    <w:p w14:paraId="69CFD547" w14:textId="77777777" w:rsidR="00CC3AE1" w:rsidRDefault="00CC3AE1" w:rsidP="00CC3AE1"/>
    <w:p w14:paraId="6535FBA1" w14:textId="77777777" w:rsidR="00CC3AE1" w:rsidRDefault="00CC3AE1" w:rsidP="00CC3AE1"/>
    <w:p w14:paraId="63032C79" w14:textId="77777777" w:rsidR="00CC3AE1" w:rsidRDefault="00CC3AE1" w:rsidP="00CC3AE1"/>
    <w:p w14:paraId="0BCE07C2" w14:textId="77777777" w:rsidR="00CC3AE1" w:rsidRDefault="00CC3AE1" w:rsidP="00CC3AE1"/>
    <w:p w14:paraId="7A0C633B" w14:textId="77777777" w:rsidR="00CC3AE1" w:rsidRDefault="00CC3AE1" w:rsidP="00CC3AE1"/>
    <w:p w14:paraId="4847D2C2" w14:textId="77777777" w:rsidR="00CC3AE1" w:rsidRDefault="00CC3AE1" w:rsidP="00CC3AE1">
      <w:pPr>
        <w:tabs>
          <w:tab w:val="left" w:pos="1800"/>
        </w:tabs>
      </w:pPr>
    </w:p>
    <w:p w14:paraId="066D2DED" w14:textId="77777777" w:rsidR="00CC3AE1" w:rsidRDefault="00CC3AE1" w:rsidP="00CC3AE1">
      <w:pPr>
        <w:tabs>
          <w:tab w:val="left" w:pos="1800"/>
        </w:tabs>
      </w:pPr>
    </w:p>
    <w:p w14:paraId="2587A196" w14:textId="77777777" w:rsidR="00CC3AE1" w:rsidRDefault="00CC3AE1" w:rsidP="00CC3AE1">
      <w:pPr>
        <w:tabs>
          <w:tab w:val="left" w:pos="1800"/>
        </w:tabs>
      </w:pPr>
    </w:p>
    <w:p w14:paraId="5F4EABB7" w14:textId="77777777" w:rsidR="00CC3AE1" w:rsidRDefault="00CC3AE1" w:rsidP="00CC3AE1">
      <w:pPr>
        <w:tabs>
          <w:tab w:val="left" w:pos="1800"/>
        </w:tabs>
      </w:pPr>
    </w:p>
    <w:p w14:paraId="749A047F" w14:textId="77777777" w:rsidR="00CC3AE1" w:rsidRDefault="00CC3AE1" w:rsidP="00CC3AE1">
      <w:pPr>
        <w:tabs>
          <w:tab w:val="left" w:pos="1800"/>
        </w:tabs>
      </w:pPr>
    </w:p>
    <w:p w14:paraId="53AB7478" w14:textId="77777777" w:rsidR="00CC3AE1" w:rsidRDefault="00CC3AE1" w:rsidP="00CC3AE1">
      <w:pPr>
        <w:tabs>
          <w:tab w:val="left" w:pos="1800"/>
        </w:tabs>
      </w:pPr>
    </w:p>
    <w:p w14:paraId="73A01501" w14:textId="77777777" w:rsidR="00CC3AE1" w:rsidRDefault="00CC3AE1" w:rsidP="00CC3AE1">
      <w:pPr>
        <w:tabs>
          <w:tab w:val="left" w:pos="1800"/>
        </w:tabs>
      </w:pPr>
    </w:p>
    <w:sdt>
      <w:sdtPr>
        <w:rPr>
          <w:rFonts w:ascii="Calibri" w:eastAsia="Calibri" w:hAnsi="Calibri" w:cs="Calibri"/>
          <w:color w:val="000000"/>
          <w:sz w:val="22"/>
          <w:szCs w:val="22"/>
        </w:rPr>
        <w:id w:val="775215249"/>
        <w:docPartObj>
          <w:docPartGallery w:val="Table of Contents"/>
          <w:docPartUnique/>
        </w:docPartObj>
      </w:sdtPr>
      <w:sdtEndPr>
        <w:rPr>
          <w:b/>
          <w:bCs/>
          <w:noProof/>
        </w:rPr>
      </w:sdtEndPr>
      <w:sdtContent>
        <w:p w14:paraId="5F52B967" w14:textId="77777777" w:rsidR="00CC3AE1" w:rsidRPr="00F4324B" w:rsidRDefault="00CC3AE1" w:rsidP="00CC3AE1">
          <w:pPr>
            <w:pStyle w:val="TOCHeading"/>
            <w:jc w:val="center"/>
            <w:rPr>
              <w:b/>
              <w:color w:val="CC6600"/>
            </w:rPr>
          </w:pPr>
          <w:r w:rsidRPr="00F4324B">
            <w:rPr>
              <w:b/>
              <w:color w:val="CC6600"/>
            </w:rPr>
            <w:t>Table of Contents</w:t>
          </w:r>
        </w:p>
        <w:p w14:paraId="039F8FF2" w14:textId="77777777" w:rsidR="00CC3AE1" w:rsidRDefault="00CC3AE1">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7687811" w:history="1"/>
        </w:p>
        <w:p w14:paraId="1B61DD21" w14:textId="77777777" w:rsidR="00CC3AE1" w:rsidRDefault="00FA7BD8">
          <w:pPr>
            <w:pStyle w:val="TOC1"/>
            <w:tabs>
              <w:tab w:val="right" w:leader="dot" w:pos="9350"/>
            </w:tabs>
            <w:rPr>
              <w:rFonts w:asciiTheme="minorHAnsi" w:eastAsiaTheme="minorEastAsia" w:hAnsiTheme="minorHAnsi" w:cstheme="minorBidi"/>
              <w:noProof/>
              <w:color w:val="auto"/>
            </w:rPr>
          </w:pPr>
          <w:hyperlink w:anchor="_Toc467687812" w:history="1">
            <w:r w:rsidR="00CC3AE1" w:rsidRPr="001152DD">
              <w:rPr>
                <w:rStyle w:val="Hyperlink"/>
                <w:noProof/>
              </w:rPr>
              <w:t>1. Introduction</w:t>
            </w:r>
            <w:r w:rsidR="00CC3AE1">
              <w:rPr>
                <w:noProof/>
                <w:webHidden/>
              </w:rPr>
              <w:tab/>
            </w:r>
            <w:r w:rsidR="00CC3AE1">
              <w:rPr>
                <w:noProof/>
                <w:webHidden/>
              </w:rPr>
              <w:fldChar w:fldCharType="begin"/>
            </w:r>
            <w:r w:rsidR="00CC3AE1">
              <w:rPr>
                <w:noProof/>
                <w:webHidden/>
              </w:rPr>
              <w:instrText xml:space="preserve"> PAGEREF _Toc467687812 \h </w:instrText>
            </w:r>
            <w:r w:rsidR="00CC3AE1">
              <w:rPr>
                <w:noProof/>
                <w:webHidden/>
              </w:rPr>
            </w:r>
            <w:r w:rsidR="00CC3AE1">
              <w:rPr>
                <w:noProof/>
                <w:webHidden/>
              </w:rPr>
              <w:fldChar w:fldCharType="separate"/>
            </w:r>
            <w:r w:rsidR="00B13E7A">
              <w:rPr>
                <w:noProof/>
                <w:webHidden/>
              </w:rPr>
              <w:t>4</w:t>
            </w:r>
            <w:r w:rsidR="00CC3AE1">
              <w:rPr>
                <w:noProof/>
                <w:webHidden/>
              </w:rPr>
              <w:fldChar w:fldCharType="end"/>
            </w:r>
          </w:hyperlink>
        </w:p>
        <w:p w14:paraId="146D06E5" w14:textId="77777777" w:rsidR="00CC3AE1" w:rsidRDefault="00FA7BD8">
          <w:pPr>
            <w:pStyle w:val="TOC1"/>
            <w:tabs>
              <w:tab w:val="right" w:leader="dot" w:pos="9350"/>
            </w:tabs>
            <w:rPr>
              <w:rFonts w:asciiTheme="minorHAnsi" w:eastAsiaTheme="minorEastAsia" w:hAnsiTheme="minorHAnsi" w:cstheme="minorBidi"/>
              <w:noProof/>
              <w:color w:val="auto"/>
            </w:rPr>
          </w:pPr>
          <w:hyperlink w:anchor="_Toc467687813" w:history="1">
            <w:r w:rsidR="00CC3AE1" w:rsidRPr="001152DD">
              <w:rPr>
                <w:rStyle w:val="Hyperlink"/>
                <w:noProof/>
              </w:rPr>
              <w:t>2. Prerequisites</w:t>
            </w:r>
            <w:r w:rsidR="00CC3AE1">
              <w:rPr>
                <w:noProof/>
                <w:webHidden/>
              </w:rPr>
              <w:tab/>
            </w:r>
            <w:r w:rsidR="00CC3AE1">
              <w:rPr>
                <w:noProof/>
                <w:webHidden/>
              </w:rPr>
              <w:fldChar w:fldCharType="begin"/>
            </w:r>
            <w:r w:rsidR="00CC3AE1">
              <w:rPr>
                <w:noProof/>
                <w:webHidden/>
              </w:rPr>
              <w:instrText xml:space="preserve"> PAGEREF _Toc467687813 \h </w:instrText>
            </w:r>
            <w:r w:rsidR="00CC3AE1">
              <w:rPr>
                <w:noProof/>
                <w:webHidden/>
              </w:rPr>
            </w:r>
            <w:r w:rsidR="00CC3AE1">
              <w:rPr>
                <w:noProof/>
                <w:webHidden/>
              </w:rPr>
              <w:fldChar w:fldCharType="separate"/>
            </w:r>
            <w:r w:rsidR="00B13E7A">
              <w:rPr>
                <w:noProof/>
                <w:webHidden/>
              </w:rPr>
              <w:t>6</w:t>
            </w:r>
            <w:r w:rsidR="00CC3AE1">
              <w:rPr>
                <w:noProof/>
                <w:webHidden/>
              </w:rPr>
              <w:fldChar w:fldCharType="end"/>
            </w:r>
          </w:hyperlink>
        </w:p>
        <w:p w14:paraId="35AE32BE" w14:textId="77777777" w:rsidR="00CC3AE1" w:rsidRDefault="00FA7BD8">
          <w:pPr>
            <w:pStyle w:val="TOC1"/>
            <w:tabs>
              <w:tab w:val="right" w:leader="dot" w:pos="9350"/>
            </w:tabs>
            <w:rPr>
              <w:rFonts w:asciiTheme="minorHAnsi" w:eastAsiaTheme="minorEastAsia" w:hAnsiTheme="minorHAnsi" w:cstheme="minorBidi"/>
              <w:noProof/>
              <w:color w:val="auto"/>
            </w:rPr>
          </w:pPr>
          <w:hyperlink w:anchor="_Toc467687814" w:history="1">
            <w:r w:rsidR="00CC3AE1" w:rsidRPr="001152DD">
              <w:rPr>
                <w:rStyle w:val="Hyperlink"/>
                <w:noProof/>
              </w:rPr>
              <w:t>3. Business Use Case</w:t>
            </w:r>
            <w:r w:rsidR="00CC3AE1">
              <w:rPr>
                <w:noProof/>
                <w:webHidden/>
              </w:rPr>
              <w:tab/>
            </w:r>
            <w:r w:rsidR="00CC3AE1">
              <w:rPr>
                <w:noProof/>
                <w:webHidden/>
              </w:rPr>
              <w:fldChar w:fldCharType="begin"/>
            </w:r>
            <w:r w:rsidR="00CC3AE1">
              <w:rPr>
                <w:noProof/>
                <w:webHidden/>
              </w:rPr>
              <w:instrText xml:space="preserve"> PAGEREF _Toc467687814 \h </w:instrText>
            </w:r>
            <w:r w:rsidR="00CC3AE1">
              <w:rPr>
                <w:noProof/>
                <w:webHidden/>
              </w:rPr>
            </w:r>
            <w:r w:rsidR="00CC3AE1">
              <w:rPr>
                <w:noProof/>
                <w:webHidden/>
              </w:rPr>
              <w:fldChar w:fldCharType="separate"/>
            </w:r>
            <w:r w:rsidR="00B13E7A">
              <w:rPr>
                <w:noProof/>
                <w:webHidden/>
              </w:rPr>
              <w:t>7</w:t>
            </w:r>
            <w:r w:rsidR="00CC3AE1">
              <w:rPr>
                <w:noProof/>
                <w:webHidden/>
              </w:rPr>
              <w:fldChar w:fldCharType="end"/>
            </w:r>
          </w:hyperlink>
        </w:p>
        <w:p w14:paraId="76DD7BA9" w14:textId="77777777" w:rsidR="00CC3AE1" w:rsidRDefault="00FA7BD8">
          <w:pPr>
            <w:pStyle w:val="TOC1"/>
            <w:tabs>
              <w:tab w:val="right" w:leader="dot" w:pos="9350"/>
            </w:tabs>
            <w:rPr>
              <w:rFonts w:asciiTheme="minorHAnsi" w:eastAsiaTheme="minorEastAsia" w:hAnsiTheme="minorHAnsi" w:cstheme="minorBidi"/>
              <w:noProof/>
              <w:color w:val="auto"/>
            </w:rPr>
          </w:pPr>
          <w:hyperlink w:anchor="_Toc467687815" w:history="1">
            <w:r w:rsidR="00CC3AE1" w:rsidRPr="001152DD">
              <w:rPr>
                <w:rStyle w:val="Hyperlink"/>
                <w:noProof/>
              </w:rPr>
              <w:t>4. Audience</w:t>
            </w:r>
            <w:r w:rsidR="00CC3AE1">
              <w:rPr>
                <w:noProof/>
                <w:webHidden/>
              </w:rPr>
              <w:tab/>
            </w:r>
            <w:r w:rsidR="00CC3AE1">
              <w:rPr>
                <w:noProof/>
                <w:webHidden/>
              </w:rPr>
              <w:fldChar w:fldCharType="begin"/>
            </w:r>
            <w:r w:rsidR="00CC3AE1">
              <w:rPr>
                <w:noProof/>
                <w:webHidden/>
              </w:rPr>
              <w:instrText xml:space="preserve"> PAGEREF _Toc467687815 \h </w:instrText>
            </w:r>
            <w:r w:rsidR="00CC3AE1">
              <w:rPr>
                <w:noProof/>
                <w:webHidden/>
              </w:rPr>
            </w:r>
            <w:r w:rsidR="00CC3AE1">
              <w:rPr>
                <w:noProof/>
                <w:webHidden/>
              </w:rPr>
              <w:fldChar w:fldCharType="separate"/>
            </w:r>
            <w:r w:rsidR="00B13E7A">
              <w:rPr>
                <w:noProof/>
                <w:webHidden/>
              </w:rPr>
              <w:t>8</w:t>
            </w:r>
            <w:r w:rsidR="00CC3AE1">
              <w:rPr>
                <w:noProof/>
                <w:webHidden/>
              </w:rPr>
              <w:fldChar w:fldCharType="end"/>
            </w:r>
          </w:hyperlink>
        </w:p>
        <w:p w14:paraId="29DDFE07" w14:textId="77777777" w:rsidR="00CC3AE1" w:rsidRDefault="00FA7BD8">
          <w:pPr>
            <w:pStyle w:val="TOC1"/>
            <w:tabs>
              <w:tab w:val="left" w:pos="440"/>
              <w:tab w:val="right" w:leader="dot" w:pos="9350"/>
            </w:tabs>
            <w:rPr>
              <w:rFonts w:asciiTheme="minorHAnsi" w:eastAsiaTheme="minorEastAsia" w:hAnsiTheme="minorHAnsi" w:cstheme="minorBidi"/>
              <w:noProof/>
              <w:color w:val="auto"/>
            </w:rPr>
          </w:pPr>
          <w:hyperlink w:anchor="_Toc467687816" w:history="1">
            <w:r w:rsidR="00CC3AE1" w:rsidRPr="001152DD">
              <w:rPr>
                <w:rStyle w:val="Hyperlink"/>
                <w:noProof/>
              </w:rPr>
              <w:t>5.</w:t>
            </w:r>
            <w:r w:rsidR="00CC3AE1">
              <w:rPr>
                <w:rFonts w:asciiTheme="minorHAnsi" w:eastAsiaTheme="minorEastAsia" w:hAnsiTheme="minorHAnsi" w:cstheme="minorBidi"/>
                <w:noProof/>
                <w:color w:val="auto"/>
              </w:rPr>
              <w:tab/>
            </w:r>
            <w:r w:rsidR="00CC3AE1" w:rsidRPr="001152DD">
              <w:rPr>
                <w:rStyle w:val="Hyperlink"/>
                <w:noProof/>
              </w:rPr>
              <w:t>Setup Web App Deployment Environment</w:t>
            </w:r>
            <w:r w:rsidR="00CC3AE1">
              <w:rPr>
                <w:noProof/>
                <w:webHidden/>
              </w:rPr>
              <w:tab/>
            </w:r>
            <w:r w:rsidR="00CC3AE1">
              <w:rPr>
                <w:noProof/>
                <w:webHidden/>
              </w:rPr>
              <w:fldChar w:fldCharType="begin"/>
            </w:r>
            <w:r w:rsidR="00CC3AE1">
              <w:rPr>
                <w:noProof/>
                <w:webHidden/>
              </w:rPr>
              <w:instrText xml:space="preserve"> PAGEREF _Toc467687816 \h </w:instrText>
            </w:r>
            <w:r w:rsidR="00CC3AE1">
              <w:rPr>
                <w:noProof/>
                <w:webHidden/>
              </w:rPr>
            </w:r>
            <w:r w:rsidR="00CC3AE1">
              <w:rPr>
                <w:noProof/>
                <w:webHidden/>
              </w:rPr>
              <w:fldChar w:fldCharType="separate"/>
            </w:r>
            <w:r w:rsidR="00B13E7A">
              <w:rPr>
                <w:noProof/>
                <w:webHidden/>
              </w:rPr>
              <w:t>9</w:t>
            </w:r>
            <w:r w:rsidR="00CC3AE1">
              <w:rPr>
                <w:noProof/>
                <w:webHidden/>
              </w:rPr>
              <w:fldChar w:fldCharType="end"/>
            </w:r>
          </w:hyperlink>
        </w:p>
        <w:p w14:paraId="4467214B" w14:textId="77777777" w:rsidR="00CC3AE1" w:rsidRDefault="00FA7BD8">
          <w:pPr>
            <w:pStyle w:val="TOC2"/>
            <w:tabs>
              <w:tab w:val="left" w:pos="880"/>
              <w:tab w:val="right" w:leader="dot" w:pos="9350"/>
            </w:tabs>
            <w:rPr>
              <w:rFonts w:asciiTheme="minorHAnsi" w:eastAsiaTheme="minorEastAsia" w:hAnsiTheme="minorHAnsi" w:cstheme="minorBidi"/>
              <w:noProof/>
              <w:color w:val="auto"/>
            </w:rPr>
          </w:pPr>
          <w:hyperlink w:anchor="_Toc467687817" w:history="1">
            <w:r w:rsidR="00CC3AE1" w:rsidRPr="001152DD">
              <w:rPr>
                <w:rStyle w:val="Hyperlink"/>
                <w:noProof/>
              </w:rPr>
              <w:t>5.1.</w:t>
            </w:r>
            <w:r w:rsidR="00CC3AE1">
              <w:rPr>
                <w:rFonts w:asciiTheme="minorHAnsi" w:eastAsiaTheme="minorEastAsia" w:hAnsiTheme="minorHAnsi" w:cstheme="minorBidi"/>
                <w:noProof/>
                <w:color w:val="auto"/>
              </w:rPr>
              <w:tab/>
            </w:r>
            <w:r w:rsidR="00CC3AE1" w:rsidRPr="001152DD">
              <w:rPr>
                <w:rStyle w:val="Hyperlink"/>
                <w:noProof/>
              </w:rPr>
              <w:t>Install Python packages</w:t>
            </w:r>
            <w:r w:rsidR="00CC3AE1">
              <w:rPr>
                <w:noProof/>
                <w:webHidden/>
              </w:rPr>
              <w:tab/>
            </w:r>
            <w:r w:rsidR="00CC3AE1">
              <w:rPr>
                <w:noProof/>
                <w:webHidden/>
              </w:rPr>
              <w:fldChar w:fldCharType="begin"/>
            </w:r>
            <w:r w:rsidR="00CC3AE1">
              <w:rPr>
                <w:noProof/>
                <w:webHidden/>
              </w:rPr>
              <w:instrText xml:space="preserve"> PAGEREF _Toc467687817 \h </w:instrText>
            </w:r>
            <w:r w:rsidR="00CC3AE1">
              <w:rPr>
                <w:noProof/>
                <w:webHidden/>
              </w:rPr>
            </w:r>
            <w:r w:rsidR="00CC3AE1">
              <w:rPr>
                <w:noProof/>
                <w:webHidden/>
              </w:rPr>
              <w:fldChar w:fldCharType="separate"/>
            </w:r>
            <w:r w:rsidR="00B13E7A">
              <w:rPr>
                <w:noProof/>
                <w:webHidden/>
              </w:rPr>
              <w:t>9</w:t>
            </w:r>
            <w:r w:rsidR="00CC3AE1">
              <w:rPr>
                <w:noProof/>
                <w:webHidden/>
              </w:rPr>
              <w:fldChar w:fldCharType="end"/>
            </w:r>
          </w:hyperlink>
        </w:p>
        <w:p w14:paraId="4375106A" w14:textId="77777777" w:rsidR="00CC3AE1" w:rsidRDefault="00FA7BD8">
          <w:pPr>
            <w:pStyle w:val="TOC2"/>
            <w:tabs>
              <w:tab w:val="left" w:pos="880"/>
              <w:tab w:val="right" w:leader="dot" w:pos="9350"/>
            </w:tabs>
            <w:rPr>
              <w:rFonts w:asciiTheme="minorHAnsi" w:eastAsiaTheme="minorEastAsia" w:hAnsiTheme="minorHAnsi" w:cstheme="minorBidi"/>
              <w:noProof/>
              <w:color w:val="auto"/>
            </w:rPr>
          </w:pPr>
          <w:hyperlink w:anchor="_Toc467687818" w:history="1">
            <w:r w:rsidR="00CC3AE1" w:rsidRPr="001152DD">
              <w:rPr>
                <w:rStyle w:val="Hyperlink"/>
                <w:noProof/>
              </w:rPr>
              <w:t>5.2.</w:t>
            </w:r>
            <w:r w:rsidR="00CC3AE1">
              <w:rPr>
                <w:rFonts w:asciiTheme="minorHAnsi" w:eastAsiaTheme="minorEastAsia" w:hAnsiTheme="minorHAnsi" w:cstheme="minorBidi"/>
                <w:noProof/>
                <w:color w:val="auto"/>
              </w:rPr>
              <w:tab/>
            </w:r>
            <w:r w:rsidR="00CC3AE1" w:rsidRPr="001152DD">
              <w:rPr>
                <w:rStyle w:val="Hyperlink"/>
                <w:noProof/>
              </w:rPr>
              <w:t>Install R packages</w:t>
            </w:r>
            <w:r w:rsidR="00CC3AE1">
              <w:rPr>
                <w:noProof/>
                <w:webHidden/>
              </w:rPr>
              <w:tab/>
            </w:r>
            <w:r w:rsidR="00CC3AE1">
              <w:rPr>
                <w:noProof/>
                <w:webHidden/>
              </w:rPr>
              <w:fldChar w:fldCharType="begin"/>
            </w:r>
            <w:r w:rsidR="00CC3AE1">
              <w:rPr>
                <w:noProof/>
                <w:webHidden/>
              </w:rPr>
              <w:instrText xml:space="preserve"> PAGEREF _Toc467687818 \h </w:instrText>
            </w:r>
            <w:r w:rsidR="00CC3AE1">
              <w:rPr>
                <w:noProof/>
                <w:webHidden/>
              </w:rPr>
            </w:r>
            <w:r w:rsidR="00CC3AE1">
              <w:rPr>
                <w:noProof/>
                <w:webHidden/>
              </w:rPr>
              <w:fldChar w:fldCharType="separate"/>
            </w:r>
            <w:r w:rsidR="00B13E7A">
              <w:rPr>
                <w:noProof/>
                <w:webHidden/>
              </w:rPr>
              <w:t>9</w:t>
            </w:r>
            <w:r w:rsidR="00CC3AE1">
              <w:rPr>
                <w:noProof/>
                <w:webHidden/>
              </w:rPr>
              <w:fldChar w:fldCharType="end"/>
            </w:r>
          </w:hyperlink>
        </w:p>
        <w:p w14:paraId="7D0387FF" w14:textId="77777777" w:rsidR="00CC3AE1" w:rsidRDefault="00FA7BD8">
          <w:pPr>
            <w:pStyle w:val="TOC2"/>
            <w:tabs>
              <w:tab w:val="left" w:pos="880"/>
              <w:tab w:val="right" w:leader="dot" w:pos="9350"/>
            </w:tabs>
            <w:rPr>
              <w:rFonts w:asciiTheme="minorHAnsi" w:eastAsiaTheme="minorEastAsia" w:hAnsiTheme="minorHAnsi" w:cstheme="minorBidi"/>
              <w:noProof/>
              <w:color w:val="auto"/>
            </w:rPr>
          </w:pPr>
          <w:hyperlink w:anchor="_Toc467687819" w:history="1">
            <w:r w:rsidR="00CC3AE1" w:rsidRPr="001152DD">
              <w:rPr>
                <w:rStyle w:val="Hyperlink"/>
                <w:noProof/>
              </w:rPr>
              <w:t>5.3.</w:t>
            </w:r>
            <w:r w:rsidR="00CC3AE1">
              <w:rPr>
                <w:rFonts w:asciiTheme="minorHAnsi" w:eastAsiaTheme="minorEastAsia" w:hAnsiTheme="minorHAnsi" w:cstheme="minorBidi"/>
                <w:noProof/>
                <w:color w:val="auto"/>
              </w:rPr>
              <w:tab/>
            </w:r>
            <w:r w:rsidR="00CC3AE1" w:rsidRPr="001152DD">
              <w:rPr>
                <w:rStyle w:val="Hyperlink"/>
                <w:noProof/>
              </w:rPr>
              <w:t>Update Project Properties</w:t>
            </w:r>
            <w:r w:rsidR="00CC3AE1">
              <w:rPr>
                <w:noProof/>
                <w:webHidden/>
              </w:rPr>
              <w:tab/>
            </w:r>
            <w:r w:rsidR="00CC3AE1">
              <w:rPr>
                <w:noProof/>
                <w:webHidden/>
              </w:rPr>
              <w:fldChar w:fldCharType="begin"/>
            </w:r>
            <w:r w:rsidR="00CC3AE1">
              <w:rPr>
                <w:noProof/>
                <w:webHidden/>
              </w:rPr>
              <w:instrText xml:space="preserve"> PAGEREF _Toc467687819 \h </w:instrText>
            </w:r>
            <w:r w:rsidR="00CC3AE1">
              <w:rPr>
                <w:noProof/>
                <w:webHidden/>
              </w:rPr>
            </w:r>
            <w:r w:rsidR="00CC3AE1">
              <w:rPr>
                <w:noProof/>
                <w:webHidden/>
              </w:rPr>
              <w:fldChar w:fldCharType="separate"/>
            </w:r>
            <w:r w:rsidR="00B13E7A">
              <w:rPr>
                <w:noProof/>
                <w:webHidden/>
              </w:rPr>
              <w:t>10</w:t>
            </w:r>
            <w:r w:rsidR="00CC3AE1">
              <w:rPr>
                <w:noProof/>
                <w:webHidden/>
              </w:rPr>
              <w:fldChar w:fldCharType="end"/>
            </w:r>
          </w:hyperlink>
        </w:p>
        <w:p w14:paraId="0B854B82" w14:textId="77777777" w:rsidR="00CC3AE1" w:rsidRDefault="00FA7BD8">
          <w:pPr>
            <w:pStyle w:val="TOC2"/>
            <w:tabs>
              <w:tab w:val="left" w:pos="880"/>
              <w:tab w:val="right" w:leader="dot" w:pos="9350"/>
            </w:tabs>
            <w:rPr>
              <w:rFonts w:asciiTheme="minorHAnsi" w:eastAsiaTheme="minorEastAsia" w:hAnsiTheme="minorHAnsi" w:cstheme="minorBidi"/>
              <w:noProof/>
              <w:color w:val="auto"/>
            </w:rPr>
          </w:pPr>
          <w:hyperlink w:anchor="_Toc467687820" w:history="1">
            <w:r w:rsidR="00CC3AE1" w:rsidRPr="001152DD">
              <w:rPr>
                <w:rStyle w:val="Hyperlink"/>
                <w:noProof/>
              </w:rPr>
              <w:t>5.4.</w:t>
            </w:r>
            <w:r w:rsidR="00CC3AE1">
              <w:rPr>
                <w:rFonts w:asciiTheme="minorHAnsi" w:eastAsiaTheme="minorEastAsia" w:hAnsiTheme="minorHAnsi" w:cstheme="minorBidi"/>
                <w:noProof/>
                <w:color w:val="auto"/>
              </w:rPr>
              <w:tab/>
            </w:r>
            <w:r w:rsidR="00CC3AE1" w:rsidRPr="001152DD">
              <w:rPr>
                <w:rStyle w:val="Hyperlink"/>
                <w:noProof/>
              </w:rPr>
              <w:t>Build the project</w:t>
            </w:r>
            <w:r w:rsidR="00CC3AE1">
              <w:rPr>
                <w:noProof/>
                <w:webHidden/>
              </w:rPr>
              <w:tab/>
            </w:r>
            <w:r w:rsidR="00CC3AE1">
              <w:rPr>
                <w:noProof/>
                <w:webHidden/>
              </w:rPr>
              <w:fldChar w:fldCharType="begin"/>
            </w:r>
            <w:r w:rsidR="00CC3AE1">
              <w:rPr>
                <w:noProof/>
                <w:webHidden/>
              </w:rPr>
              <w:instrText xml:space="preserve"> PAGEREF _Toc467687820 \h </w:instrText>
            </w:r>
            <w:r w:rsidR="00CC3AE1">
              <w:rPr>
                <w:noProof/>
                <w:webHidden/>
              </w:rPr>
            </w:r>
            <w:r w:rsidR="00CC3AE1">
              <w:rPr>
                <w:noProof/>
                <w:webHidden/>
              </w:rPr>
              <w:fldChar w:fldCharType="separate"/>
            </w:r>
            <w:r w:rsidR="00B13E7A">
              <w:rPr>
                <w:noProof/>
                <w:webHidden/>
              </w:rPr>
              <w:t>16</w:t>
            </w:r>
            <w:r w:rsidR="00CC3AE1">
              <w:rPr>
                <w:noProof/>
                <w:webHidden/>
              </w:rPr>
              <w:fldChar w:fldCharType="end"/>
            </w:r>
          </w:hyperlink>
        </w:p>
        <w:p w14:paraId="13AE7619" w14:textId="77777777" w:rsidR="00CC3AE1" w:rsidRDefault="00FA7BD8">
          <w:pPr>
            <w:pStyle w:val="TOC2"/>
            <w:tabs>
              <w:tab w:val="left" w:pos="880"/>
              <w:tab w:val="right" w:leader="dot" w:pos="9350"/>
            </w:tabs>
            <w:rPr>
              <w:rFonts w:asciiTheme="minorHAnsi" w:eastAsiaTheme="minorEastAsia" w:hAnsiTheme="minorHAnsi" w:cstheme="minorBidi"/>
              <w:noProof/>
              <w:color w:val="auto"/>
            </w:rPr>
          </w:pPr>
          <w:hyperlink w:anchor="_Toc467687821" w:history="1">
            <w:r w:rsidR="00CC3AE1" w:rsidRPr="001152DD">
              <w:rPr>
                <w:rStyle w:val="Hyperlink"/>
                <w:noProof/>
              </w:rPr>
              <w:t>5.5.</w:t>
            </w:r>
            <w:r w:rsidR="00CC3AE1">
              <w:rPr>
                <w:rFonts w:asciiTheme="minorHAnsi" w:eastAsiaTheme="minorEastAsia" w:hAnsiTheme="minorHAnsi" w:cstheme="minorBidi"/>
                <w:noProof/>
                <w:color w:val="auto"/>
              </w:rPr>
              <w:tab/>
            </w:r>
            <w:r w:rsidR="00CC3AE1" w:rsidRPr="001152DD">
              <w:rPr>
                <w:rStyle w:val="Hyperlink"/>
                <w:noProof/>
              </w:rPr>
              <w:t>Configure TOMCAT</w:t>
            </w:r>
            <w:r w:rsidR="00CC3AE1">
              <w:rPr>
                <w:noProof/>
                <w:webHidden/>
              </w:rPr>
              <w:tab/>
            </w:r>
            <w:r w:rsidR="00CC3AE1">
              <w:rPr>
                <w:noProof/>
                <w:webHidden/>
              </w:rPr>
              <w:fldChar w:fldCharType="begin"/>
            </w:r>
            <w:r w:rsidR="00CC3AE1">
              <w:rPr>
                <w:noProof/>
                <w:webHidden/>
              </w:rPr>
              <w:instrText xml:space="preserve"> PAGEREF _Toc467687821 \h </w:instrText>
            </w:r>
            <w:r w:rsidR="00CC3AE1">
              <w:rPr>
                <w:noProof/>
                <w:webHidden/>
              </w:rPr>
            </w:r>
            <w:r w:rsidR="00CC3AE1">
              <w:rPr>
                <w:noProof/>
                <w:webHidden/>
              </w:rPr>
              <w:fldChar w:fldCharType="separate"/>
            </w:r>
            <w:r w:rsidR="00B13E7A">
              <w:rPr>
                <w:noProof/>
                <w:webHidden/>
              </w:rPr>
              <w:t>16</w:t>
            </w:r>
            <w:r w:rsidR="00CC3AE1">
              <w:rPr>
                <w:noProof/>
                <w:webHidden/>
              </w:rPr>
              <w:fldChar w:fldCharType="end"/>
            </w:r>
          </w:hyperlink>
        </w:p>
        <w:p w14:paraId="26F55594" w14:textId="77777777" w:rsidR="00CC3AE1" w:rsidRDefault="00FA7BD8">
          <w:pPr>
            <w:pStyle w:val="TOC2"/>
            <w:tabs>
              <w:tab w:val="left" w:pos="880"/>
              <w:tab w:val="right" w:leader="dot" w:pos="9350"/>
            </w:tabs>
            <w:rPr>
              <w:rFonts w:asciiTheme="minorHAnsi" w:eastAsiaTheme="minorEastAsia" w:hAnsiTheme="minorHAnsi" w:cstheme="minorBidi"/>
              <w:noProof/>
              <w:color w:val="auto"/>
            </w:rPr>
          </w:pPr>
          <w:hyperlink w:anchor="_Toc467687822" w:history="1">
            <w:r w:rsidR="00CC3AE1" w:rsidRPr="001152DD">
              <w:rPr>
                <w:rStyle w:val="Hyperlink"/>
                <w:noProof/>
              </w:rPr>
              <w:t>5.6.</w:t>
            </w:r>
            <w:r w:rsidR="00CC3AE1">
              <w:rPr>
                <w:rFonts w:asciiTheme="minorHAnsi" w:eastAsiaTheme="minorEastAsia" w:hAnsiTheme="minorHAnsi" w:cstheme="minorBidi"/>
                <w:noProof/>
                <w:color w:val="auto"/>
              </w:rPr>
              <w:tab/>
            </w:r>
            <w:r w:rsidR="00CC3AE1" w:rsidRPr="001152DD">
              <w:rPr>
                <w:rStyle w:val="Hyperlink"/>
                <w:noProof/>
              </w:rPr>
              <w:t>Publish Web Application</w:t>
            </w:r>
            <w:r w:rsidR="00CC3AE1">
              <w:rPr>
                <w:noProof/>
                <w:webHidden/>
              </w:rPr>
              <w:tab/>
            </w:r>
            <w:r w:rsidR="00CC3AE1">
              <w:rPr>
                <w:noProof/>
                <w:webHidden/>
              </w:rPr>
              <w:fldChar w:fldCharType="begin"/>
            </w:r>
            <w:r w:rsidR="00CC3AE1">
              <w:rPr>
                <w:noProof/>
                <w:webHidden/>
              </w:rPr>
              <w:instrText xml:space="preserve"> PAGEREF _Toc467687822 \h </w:instrText>
            </w:r>
            <w:r w:rsidR="00CC3AE1">
              <w:rPr>
                <w:noProof/>
                <w:webHidden/>
              </w:rPr>
            </w:r>
            <w:r w:rsidR="00CC3AE1">
              <w:rPr>
                <w:noProof/>
                <w:webHidden/>
              </w:rPr>
              <w:fldChar w:fldCharType="separate"/>
            </w:r>
            <w:r w:rsidR="00B13E7A">
              <w:rPr>
                <w:noProof/>
                <w:webHidden/>
              </w:rPr>
              <w:t>18</w:t>
            </w:r>
            <w:r w:rsidR="00CC3AE1">
              <w:rPr>
                <w:noProof/>
                <w:webHidden/>
              </w:rPr>
              <w:fldChar w:fldCharType="end"/>
            </w:r>
          </w:hyperlink>
        </w:p>
        <w:p w14:paraId="2CE0E6F5" w14:textId="77777777" w:rsidR="00CC3AE1" w:rsidRDefault="00FA7BD8">
          <w:pPr>
            <w:pStyle w:val="TOC2"/>
            <w:tabs>
              <w:tab w:val="left" w:pos="880"/>
              <w:tab w:val="right" w:leader="dot" w:pos="9350"/>
            </w:tabs>
            <w:rPr>
              <w:rFonts w:asciiTheme="minorHAnsi" w:eastAsiaTheme="minorEastAsia" w:hAnsiTheme="minorHAnsi" w:cstheme="minorBidi"/>
              <w:noProof/>
              <w:color w:val="auto"/>
            </w:rPr>
          </w:pPr>
          <w:hyperlink w:anchor="_Toc467687823" w:history="1">
            <w:r w:rsidR="00CC3AE1" w:rsidRPr="001152DD">
              <w:rPr>
                <w:rStyle w:val="Hyperlink"/>
                <w:noProof/>
              </w:rPr>
              <w:t>5.7.</w:t>
            </w:r>
            <w:r w:rsidR="00CC3AE1">
              <w:rPr>
                <w:rFonts w:asciiTheme="minorHAnsi" w:eastAsiaTheme="minorEastAsia" w:hAnsiTheme="minorHAnsi" w:cstheme="minorBidi"/>
                <w:noProof/>
                <w:color w:val="auto"/>
              </w:rPr>
              <w:tab/>
            </w:r>
            <w:r w:rsidR="00CC3AE1" w:rsidRPr="001152DD">
              <w:rPr>
                <w:rStyle w:val="Hyperlink"/>
                <w:noProof/>
              </w:rPr>
              <w:t>Build CloudBeam Slave Application</w:t>
            </w:r>
            <w:r w:rsidR="00CC3AE1">
              <w:rPr>
                <w:noProof/>
                <w:webHidden/>
              </w:rPr>
              <w:tab/>
            </w:r>
            <w:r w:rsidR="00CC3AE1">
              <w:rPr>
                <w:noProof/>
                <w:webHidden/>
              </w:rPr>
              <w:fldChar w:fldCharType="begin"/>
            </w:r>
            <w:r w:rsidR="00CC3AE1">
              <w:rPr>
                <w:noProof/>
                <w:webHidden/>
              </w:rPr>
              <w:instrText xml:space="preserve"> PAGEREF _Toc467687823 \h </w:instrText>
            </w:r>
            <w:r w:rsidR="00CC3AE1">
              <w:rPr>
                <w:noProof/>
                <w:webHidden/>
              </w:rPr>
            </w:r>
            <w:r w:rsidR="00CC3AE1">
              <w:rPr>
                <w:noProof/>
                <w:webHidden/>
              </w:rPr>
              <w:fldChar w:fldCharType="separate"/>
            </w:r>
            <w:r w:rsidR="00B13E7A">
              <w:rPr>
                <w:noProof/>
                <w:webHidden/>
              </w:rPr>
              <w:t>19</w:t>
            </w:r>
            <w:r w:rsidR="00CC3AE1">
              <w:rPr>
                <w:noProof/>
                <w:webHidden/>
              </w:rPr>
              <w:fldChar w:fldCharType="end"/>
            </w:r>
          </w:hyperlink>
        </w:p>
        <w:p w14:paraId="4B0916D3" w14:textId="77777777" w:rsidR="00CC3AE1" w:rsidRDefault="00FA7BD8">
          <w:pPr>
            <w:pStyle w:val="TOC2"/>
            <w:tabs>
              <w:tab w:val="left" w:pos="880"/>
              <w:tab w:val="right" w:leader="dot" w:pos="9350"/>
            </w:tabs>
            <w:rPr>
              <w:rFonts w:asciiTheme="minorHAnsi" w:eastAsiaTheme="minorEastAsia" w:hAnsiTheme="minorHAnsi" w:cstheme="minorBidi"/>
              <w:noProof/>
              <w:color w:val="auto"/>
            </w:rPr>
          </w:pPr>
          <w:hyperlink w:anchor="_Toc467687824" w:history="1">
            <w:r w:rsidR="00CC3AE1" w:rsidRPr="001152DD">
              <w:rPr>
                <w:rStyle w:val="Hyperlink"/>
                <w:noProof/>
              </w:rPr>
              <w:t>5.8.</w:t>
            </w:r>
            <w:r w:rsidR="00CC3AE1">
              <w:rPr>
                <w:rFonts w:asciiTheme="minorHAnsi" w:eastAsiaTheme="minorEastAsia" w:hAnsiTheme="minorHAnsi" w:cstheme="minorBidi"/>
                <w:noProof/>
                <w:color w:val="auto"/>
              </w:rPr>
              <w:tab/>
            </w:r>
            <w:r w:rsidR="00CC3AE1" w:rsidRPr="001152DD">
              <w:rPr>
                <w:rStyle w:val="Hyperlink"/>
                <w:noProof/>
              </w:rPr>
              <w:t>Publish Slave Web Application on ATTUNITY CloudBeam</w:t>
            </w:r>
            <w:r w:rsidR="00CC3AE1">
              <w:rPr>
                <w:noProof/>
                <w:webHidden/>
              </w:rPr>
              <w:tab/>
            </w:r>
            <w:r w:rsidR="00CC3AE1">
              <w:rPr>
                <w:noProof/>
                <w:webHidden/>
              </w:rPr>
              <w:fldChar w:fldCharType="begin"/>
            </w:r>
            <w:r w:rsidR="00CC3AE1">
              <w:rPr>
                <w:noProof/>
                <w:webHidden/>
              </w:rPr>
              <w:instrText xml:space="preserve"> PAGEREF _Toc467687824 \h </w:instrText>
            </w:r>
            <w:r w:rsidR="00CC3AE1">
              <w:rPr>
                <w:noProof/>
                <w:webHidden/>
              </w:rPr>
            </w:r>
            <w:r w:rsidR="00CC3AE1">
              <w:rPr>
                <w:noProof/>
                <w:webHidden/>
              </w:rPr>
              <w:fldChar w:fldCharType="separate"/>
            </w:r>
            <w:r w:rsidR="00B13E7A">
              <w:rPr>
                <w:noProof/>
                <w:webHidden/>
              </w:rPr>
              <w:t>21</w:t>
            </w:r>
            <w:r w:rsidR="00CC3AE1">
              <w:rPr>
                <w:noProof/>
                <w:webHidden/>
              </w:rPr>
              <w:fldChar w:fldCharType="end"/>
            </w:r>
          </w:hyperlink>
        </w:p>
        <w:p w14:paraId="36BD83FB" w14:textId="77777777" w:rsidR="00CC3AE1" w:rsidRDefault="00FA7BD8">
          <w:pPr>
            <w:pStyle w:val="TOC2"/>
            <w:tabs>
              <w:tab w:val="left" w:pos="880"/>
              <w:tab w:val="right" w:leader="dot" w:pos="9350"/>
            </w:tabs>
            <w:rPr>
              <w:rFonts w:asciiTheme="minorHAnsi" w:eastAsiaTheme="minorEastAsia" w:hAnsiTheme="minorHAnsi" w:cstheme="minorBidi"/>
              <w:noProof/>
              <w:color w:val="auto"/>
            </w:rPr>
          </w:pPr>
          <w:hyperlink w:anchor="_Toc467687825" w:history="1">
            <w:r w:rsidR="00CC3AE1" w:rsidRPr="001152DD">
              <w:rPr>
                <w:rStyle w:val="Hyperlink"/>
                <w:noProof/>
              </w:rPr>
              <w:t>5.9.</w:t>
            </w:r>
            <w:r w:rsidR="00CC3AE1">
              <w:rPr>
                <w:rFonts w:asciiTheme="minorHAnsi" w:eastAsiaTheme="minorEastAsia" w:hAnsiTheme="minorHAnsi" w:cstheme="minorBidi"/>
                <w:noProof/>
                <w:color w:val="auto"/>
              </w:rPr>
              <w:tab/>
            </w:r>
            <w:r w:rsidR="00CC3AE1" w:rsidRPr="001152DD">
              <w:rPr>
                <w:rStyle w:val="Hyperlink"/>
                <w:noProof/>
              </w:rPr>
              <w:t>Add Firewall rule on ATTUNITY CloudBeam</w:t>
            </w:r>
            <w:r w:rsidR="00CC3AE1">
              <w:rPr>
                <w:noProof/>
                <w:webHidden/>
              </w:rPr>
              <w:tab/>
            </w:r>
            <w:r w:rsidR="00CC3AE1">
              <w:rPr>
                <w:noProof/>
                <w:webHidden/>
              </w:rPr>
              <w:fldChar w:fldCharType="begin"/>
            </w:r>
            <w:r w:rsidR="00CC3AE1">
              <w:rPr>
                <w:noProof/>
                <w:webHidden/>
              </w:rPr>
              <w:instrText xml:space="preserve"> PAGEREF _Toc467687825 \h </w:instrText>
            </w:r>
            <w:r w:rsidR="00CC3AE1">
              <w:rPr>
                <w:noProof/>
                <w:webHidden/>
              </w:rPr>
            </w:r>
            <w:r w:rsidR="00CC3AE1">
              <w:rPr>
                <w:noProof/>
                <w:webHidden/>
              </w:rPr>
              <w:fldChar w:fldCharType="separate"/>
            </w:r>
            <w:r w:rsidR="00B13E7A">
              <w:rPr>
                <w:noProof/>
                <w:webHidden/>
              </w:rPr>
              <w:t>22</w:t>
            </w:r>
            <w:r w:rsidR="00CC3AE1">
              <w:rPr>
                <w:noProof/>
                <w:webHidden/>
              </w:rPr>
              <w:fldChar w:fldCharType="end"/>
            </w:r>
          </w:hyperlink>
        </w:p>
        <w:p w14:paraId="1F7CFA2B" w14:textId="77777777" w:rsidR="00CC3AE1" w:rsidRDefault="00FA7BD8">
          <w:pPr>
            <w:pStyle w:val="TOC1"/>
            <w:tabs>
              <w:tab w:val="left" w:pos="440"/>
              <w:tab w:val="right" w:leader="dot" w:pos="9350"/>
            </w:tabs>
            <w:rPr>
              <w:rFonts w:asciiTheme="minorHAnsi" w:eastAsiaTheme="minorEastAsia" w:hAnsiTheme="minorHAnsi" w:cstheme="minorBidi"/>
              <w:noProof/>
              <w:color w:val="auto"/>
            </w:rPr>
          </w:pPr>
          <w:hyperlink w:anchor="_Toc467687826" w:history="1">
            <w:r w:rsidR="00CC3AE1" w:rsidRPr="001152DD">
              <w:rPr>
                <w:rStyle w:val="Hyperlink"/>
                <w:noProof/>
              </w:rPr>
              <w:t>6.</w:t>
            </w:r>
            <w:r w:rsidR="00CC3AE1">
              <w:rPr>
                <w:rFonts w:asciiTheme="minorHAnsi" w:eastAsiaTheme="minorEastAsia" w:hAnsiTheme="minorHAnsi" w:cstheme="minorBidi"/>
                <w:noProof/>
                <w:color w:val="auto"/>
              </w:rPr>
              <w:tab/>
            </w:r>
            <w:r w:rsidR="00CC3AE1" w:rsidRPr="001152DD">
              <w:rPr>
                <w:rStyle w:val="Hyperlink"/>
                <w:noProof/>
              </w:rPr>
              <w:t>Step by Step Data Pipeline Guide</w:t>
            </w:r>
            <w:r w:rsidR="00CC3AE1">
              <w:rPr>
                <w:noProof/>
                <w:webHidden/>
              </w:rPr>
              <w:tab/>
            </w:r>
            <w:r w:rsidR="00CC3AE1">
              <w:rPr>
                <w:noProof/>
                <w:webHidden/>
              </w:rPr>
              <w:fldChar w:fldCharType="begin"/>
            </w:r>
            <w:r w:rsidR="00CC3AE1">
              <w:rPr>
                <w:noProof/>
                <w:webHidden/>
              </w:rPr>
              <w:instrText xml:space="preserve"> PAGEREF _Toc467687826 \h </w:instrText>
            </w:r>
            <w:r w:rsidR="00CC3AE1">
              <w:rPr>
                <w:noProof/>
                <w:webHidden/>
              </w:rPr>
            </w:r>
            <w:r w:rsidR="00CC3AE1">
              <w:rPr>
                <w:noProof/>
                <w:webHidden/>
              </w:rPr>
              <w:fldChar w:fldCharType="separate"/>
            </w:r>
            <w:r w:rsidR="00B13E7A">
              <w:rPr>
                <w:noProof/>
                <w:webHidden/>
              </w:rPr>
              <w:t>27</w:t>
            </w:r>
            <w:r w:rsidR="00CC3AE1">
              <w:rPr>
                <w:noProof/>
                <w:webHidden/>
              </w:rPr>
              <w:fldChar w:fldCharType="end"/>
            </w:r>
          </w:hyperlink>
        </w:p>
        <w:p w14:paraId="18961020" w14:textId="77777777" w:rsidR="00CC3AE1" w:rsidRDefault="00FA7BD8">
          <w:pPr>
            <w:pStyle w:val="TOC2"/>
            <w:tabs>
              <w:tab w:val="left" w:pos="880"/>
              <w:tab w:val="right" w:leader="dot" w:pos="9350"/>
            </w:tabs>
            <w:rPr>
              <w:rFonts w:asciiTheme="minorHAnsi" w:eastAsiaTheme="minorEastAsia" w:hAnsiTheme="minorHAnsi" w:cstheme="minorBidi"/>
              <w:noProof/>
              <w:color w:val="auto"/>
            </w:rPr>
          </w:pPr>
          <w:hyperlink w:anchor="_Toc467687827" w:history="1">
            <w:r w:rsidR="00CC3AE1" w:rsidRPr="001152DD">
              <w:rPr>
                <w:rStyle w:val="Hyperlink"/>
                <w:noProof/>
              </w:rPr>
              <w:t>6.1.</w:t>
            </w:r>
            <w:r w:rsidR="00CC3AE1">
              <w:rPr>
                <w:rFonts w:asciiTheme="minorHAnsi" w:eastAsiaTheme="minorEastAsia" w:hAnsiTheme="minorHAnsi" w:cstheme="minorBidi"/>
                <w:noProof/>
                <w:color w:val="auto"/>
              </w:rPr>
              <w:tab/>
            </w:r>
            <w:r w:rsidR="00CC3AE1" w:rsidRPr="001152DD">
              <w:rPr>
                <w:rStyle w:val="Hyperlink"/>
                <w:noProof/>
              </w:rPr>
              <w:t>Step 1: Overview of Dashboard</w:t>
            </w:r>
            <w:r w:rsidR="00CC3AE1">
              <w:rPr>
                <w:noProof/>
                <w:webHidden/>
              </w:rPr>
              <w:tab/>
            </w:r>
            <w:r w:rsidR="00CC3AE1">
              <w:rPr>
                <w:noProof/>
                <w:webHidden/>
              </w:rPr>
              <w:fldChar w:fldCharType="begin"/>
            </w:r>
            <w:r w:rsidR="00CC3AE1">
              <w:rPr>
                <w:noProof/>
                <w:webHidden/>
              </w:rPr>
              <w:instrText xml:space="preserve"> PAGEREF _Toc467687827 \h </w:instrText>
            </w:r>
            <w:r w:rsidR="00CC3AE1">
              <w:rPr>
                <w:noProof/>
                <w:webHidden/>
              </w:rPr>
            </w:r>
            <w:r w:rsidR="00CC3AE1">
              <w:rPr>
                <w:noProof/>
                <w:webHidden/>
              </w:rPr>
              <w:fldChar w:fldCharType="separate"/>
            </w:r>
            <w:r w:rsidR="00B13E7A">
              <w:rPr>
                <w:noProof/>
                <w:webHidden/>
              </w:rPr>
              <w:t>28</w:t>
            </w:r>
            <w:r w:rsidR="00CC3AE1">
              <w:rPr>
                <w:noProof/>
                <w:webHidden/>
              </w:rPr>
              <w:fldChar w:fldCharType="end"/>
            </w:r>
          </w:hyperlink>
        </w:p>
        <w:p w14:paraId="4FF5608F" w14:textId="77777777" w:rsidR="00CC3AE1" w:rsidRDefault="00FA7BD8">
          <w:pPr>
            <w:pStyle w:val="TOC2"/>
            <w:tabs>
              <w:tab w:val="left" w:pos="880"/>
              <w:tab w:val="right" w:leader="dot" w:pos="9350"/>
            </w:tabs>
            <w:rPr>
              <w:rFonts w:asciiTheme="minorHAnsi" w:eastAsiaTheme="minorEastAsia" w:hAnsiTheme="minorHAnsi" w:cstheme="minorBidi"/>
              <w:noProof/>
              <w:color w:val="auto"/>
            </w:rPr>
          </w:pPr>
          <w:hyperlink w:anchor="_Toc467687828" w:history="1">
            <w:r w:rsidR="00CC3AE1" w:rsidRPr="001152DD">
              <w:rPr>
                <w:rStyle w:val="Hyperlink"/>
                <w:noProof/>
              </w:rPr>
              <w:t>6.2.</w:t>
            </w:r>
            <w:r w:rsidR="00CC3AE1">
              <w:rPr>
                <w:rFonts w:asciiTheme="minorHAnsi" w:eastAsiaTheme="minorEastAsia" w:hAnsiTheme="minorHAnsi" w:cstheme="minorBidi"/>
                <w:noProof/>
                <w:color w:val="auto"/>
              </w:rPr>
              <w:tab/>
            </w:r>
            <w:r w:rsidR="00CC3AE1" w:rsidRPr="001152DD">
              <w:rPr>
                <w:rStyle w:val="Hyperlink"/>
                <w:noProof/>
              </w:rPr>
              <w:t>Step 2: Load historical Weather Data</w:t>
            </w:r>
            <w:r w:rsidR="00CC3AE1">
              <w:rPr>
                <w:noProof/>
                <w:webHidden/>
              </w:rPr>
              <w:tab/>
            </w:r>
            <w:r w:rsidR="00CC3AE1">
              <w:rPr>
                <w:noProof/>
                <w:webHidden/>
              </w:rPr>
              <w:fldChar w:fldCharType="begin"/>
            </w:r>
            <w:r w:rsidR="00CC3AE1">
              <w:rPr>
                <w:noProof/>
                <w:webHidden/>
              </w:rPr>
              <w:instrText xml:space="preserve"> PAGEREF _Toc467687828 \h </w:instrText>
            </w:r>
            <w:r w:rsidR="00CC3AE1">
              <w:rPr>
                <w:noProof/>
                <w:webHidden/>
              </w:rPr>
            </w:r>
            <w:r w:rsidR="00CC3AE1">
              <w:rPr>
                <w:noProof/>
                <w:webHidden/>
              </w:rPr>
              <w:fldChar w:fldCharType="separate"/>
            </w:r>
            <w:r w:rsidR="00B13E7A">
              <w:rPr>
                <w:noProof/>
                <w:webHidden/>
              </w:rPr>
              <w:t>30</w:t>
            </w:r>
            <w:r w:rsidR="00CC3AE1">
              <w:rPr>
                <w:noProof/>
                <w:webHidden/>
              </w:rPr>
              <w:fldChar w:fldCharType="end"/>
            </w:r>
          </w:hyperlink>
        </w:p>
        <w:p w14:paraId="13862BFD" w14:textId="77777777" w:rsidR="00CC3AE1" w:rsidRDefault="00FA7BD8">
          <w:pPr>
            <w:pStyle w:val="TOC2"/>
            <w:tabs>
              <w:tab w:val="left" w:pos="880"/>
              <w:tab w:val="right" w:leader="dot" w:pos="9350"/>
            </w:tabs>
            <w:rPr>
              <w:rFonts w:asciiTheme="minorHAnsi" w:eastAsiaTheme="minorEastAsia" w:hAnsiTheme="minorHAnsi" w:cstheme="minorBidi"/>
              <w:noProof/>
              <w:color w:val="auto"/>
            </w:rPr>
          </w:pPr>
          <w:hyperlink w:anchor="_Toc467687829" w:history="1">
            <w:r w:rsidR="00CC3AE1" w:rsidRPr="001152DD">
              <w:rPr>
                <w:rStyle w:val="Hyperlink"/>
                <w:noProof/>
              </w:rPr>
              <w:t>6.3.</w:t>
            </w:r>
            <w:r w:rsidR="00CC3AE1">
              <w:rPr>
                <w:rFonts w:asciiTheme="minorHAnsi" w:eastAsiaTheme="minorEastAsia" w:hAnsiTheme="minorHAnsi" w:cstheme="minorBidi"/>
                <w:noProof/>
                <w:color w:val="auto"/>
              </w:rPr>
              <w:tab/>
            </w:r>
            <w:r w:rsidR="00CC3AE1" w:rsidRPr="001152DD">
              <w:rPr>
                <w:rStyle w:val="Hyperlink"/>
                <w:noProof/>
              </w:rPr>
              <w:t>Step 3: Load historical Company Data into MySQL &amp; Stock Data into Amazon S3</w:t>
            </w:r>
            <w:r w:rsidR="00CC3AE1">
              <w:rPr>
                <w:noProof/>
                <w:webHidden/>
              </w:rPr>
              <w:tab/>
            </w:r>
            <w:r w:rsidR="00CC3AE1">
              <w:rPr>
                <w:noProof/>
                <w:webHidden/>
              </w:rPr>
              <w:fldChar w:fldCharType="begin"/>
            </w:r>
            <w:r w:rsidR="00CC3AE1">
              <w:rPr>
                <w:noProof/>
                <w:webHidden/>
              </w:rPr>
              <w:instrText xml:space="preserve"> PAGEREF _Toc467687829 \h </w:instrText>
            </w:r>
            <w:r w:rsidR="00CC3AE1">
              <w:rPr>
                <w:noProof/>
                <w:webHidden/>
              </w:rPr>
            </w:r>
            <w:r w:rsidR="00CC3AE1">
              <w:rPr>
                <w:noProof/>
                <w:webHidden/>
              </w:rPr>
              <w:fldChar w:fldCharType="separate"/>
            </w:r>
            <w:r w:rsidR="00B13E7A">
              <w:rPr>
                <w:noProof/>
                <w:webHidden/>
              </w:rPr>
              <w:t>30</w:t>
            </w:r>
            <w:r w:rsidR="00CC3AE1">
              <w:rPr>
                <w:noProof/>
                <w:webHidden/>
              </w:rPr>
              <w:fldChar w:fldCharType="end"/>
            </w:r>
          </w:hyperlink>
        </w:p>
        <w:p w14:paraId="1D523AD1" w14:textId="77777777" w:rsidR="00CC3AE1" w:rsidRDefault="00FA7BD8">
          <w:pPr>
            <w:pStyle w:val="TOC2"/>
            <w:tabs>
              <w:tab w:val="left" w:pos="880"/>
              <w:tab w:val="right" w:leader="dot" w:pos="9350"/>
            </w:tabs>
            <w:rPr>
              <w:rFonts w:asciiTheme="minorHAnsi" w:eastAsiaTheme="minorEastAsia" w:hAnsiTheme="minorHAnsi" w:cstheme="minorBidi"/>
              <w:noProof/>
              <w:color w:val="auto"/>
            </w:rPr>
          </w:pPr>
          <w:hyperlink w:anchor="_Toc467687830" w:history="1">
            <w:r w:rsidR="00CC3AE1" w:rsidRPr="001152DD">
              <w:rPr>
                <w:rStyle w:val="Hyperlink"/>
                <w:noProof/>
              </w:rPr>
              <w:t>6.4.</w:t>
            </w:r>
            <w:r w:rsidR="00CC3AE1">
              <w:rPr>
                <w:rFonts w:asciiTheme="minorHAnsi" w:eastAsiaTheme="minorEastAsia" w:hAnsiTheme="minorHAnsi" w:cstheme="minorBidi"/>
                <w:noProof/>
                <w:color w:val="auto"/>
              </w:rPr>
              <w:tab/>
            </w:r>
            <w:r w:rsidR="00CC3AE1" w:rsidRPr="001152DD">
              <w:rPr>
                <w:rStyle w:val="Hyperlink"/>
                <w:noProof/>
              </w:rPr>
              <w:t>Step 4: Load Company Data from MySQL to Amazon RedShift using Attunity Cloudbeam</w:t>
            </w:r>
            <w:r w:rsidR="00CC3AE1">
              <w:rPr>
                <w:noProof/>
                <w:webHidden/>
              </w:rPr>
              <w:tab/>
            </w:r>
            <w:r w:rsidR="00CC3AE1">
              <w:rPr>
                <w:noProof/>
                <w:webHidden/>
              </w:rPr>
              <w:fldChar w:fldCharType="begin"/>
            </w:r>
            <w:r w:rsidR="00CC3AE1">
              <w:rPr>
                <w:noProof/>
                <w:webHidden/>
              </w:rPr>
              <w:instrText xml:space="preserve"> PAGEREF _Toc467687830 \h </w:instrText>
            </w:r>
            <w:r w:rsidR="00CC3AE1">
              <w:rPr>
                <w:noProof/>
                <w:webHidden/>
              </w:rPr>
            </w:r>
            <w:r w:rsidR="00CC3AE1">
              <w:rPr>
                <w:noProof/>
                <w:webHidden/>
              </w:rPr>
              <w:fldChar w:fldCharType="separate"/>
            </w:r>
            <w:r w:rsidR="00B13E7A">
              <w:rPr>
                <w:noProof/>
                <w:webHidden/>
              </w:rPr>
              <w:t>31</w:t>
            </w:r>
            <w:r w:rsidR="00CC3AE1">
              <w:rPr>
                <w:noProof/>
                <w:webHidden/>
              </w:rPr>
              <w:fldChar w:fldCharType="end"/>
            </w:r>
          </w:hyperlink>
        </w:p>
        <w:p w14:paraId="76A71659" w14:textId="77777777" w:rsidR="00CC3AE1" w:rsidRDefault="00FA7BD8">
          <w:pPr>
            <w:pStyle w:val="TOC2"/>
            <w:tabs>
              <w:tab w:val="left" w:pos="880"/>
              <w:tab w:val="right" w:leader="dot" w:pos="9350"/>
            </w:tabs>
            <w:rPr>
              <w:rFonts w:asciiTheme="minorHAnsi" w:eastAsiaTheme="minorEastAsia" w:hAnsiTheme="minorHAnsi" w:cstheme="minorBidi"/>
              <w:noProof/>
              <w:color w:val="auto"/>
            </w:rPr>
          </w:pPr>
          <w:hyperlink w:anchor="_Toc467687831" w:history="1">
            <w:r w:rsidR="00CC3AE1" w:rsidRPr="001152DD">
              <w:rPr>
                <w:rStyle w:val="Hyperlink"/>
                <w:noProof/>
              </w:rPr>
              <w:t>6.5.</w:t>
            </w:r>
            <w:r w:rsidR="00CC3AE1">
              <w:rPr>
                <w:rFonts w:asciiTheme="minorHAnsi" w:eastAsiaTheme="minorEastAsia" w:hAnsiTheme="minorHAnsi" w:cstheme="minorBidi"/>
                <w:noProof/>
                <w:color w:val="auto"/>
              </w:rPr>
              <w:tab/>
            </w:r>
            <w:r w:rsidR="00CC3AE1" w:rsidRPr="001152DD">
              <w:rPr>
                <w:rStyle w:val="Hyperlink"/>
                <w:noProof/>
              </w:rPr>
              <w:t>Step 5: Load Stock and Weather Incremental Data</w:t>
            </w:r>
            <w:r w:rsidR="00CC3AE1">
              <w:rPr>
                <w:noProof/>
                <w:webHidden/>
              </w:rPr>
              <w:tab/>
            </w:r>
            <w:r w:rsidR="00CC3AE1">
              <w:rPr>
                <w:noProof/>
                <w:webHidden/>
              </w:rPr>
              <w:fldChar w:fldCharType="begin"/>
            </w:r>
            <w:r w:rsidR="00CC3AE1">
              <w:rPr>
                <w:noProof/>
                <w:webHidden/>
              </w:rPr>
              <w:instrText xml:space="preserve"> PAGEREF _Toc467687831 \h </w:instrText>
            </w:r>
            <w:r w:rsidR="00CC3AE1">
              <w:rPr>
                <w:noProof/>
                <w:webHidden/>
              </w:rPr>
            </w:r>
            <w:r w:rsidR="00CC3AE1">
              <w:rPr>
                <w:noProof/>
                <w:webHidden/>
              </w:rPr>
              <w:fldChar w:fldCharType="separate"/>
            </w:r>
            <w:r w:rsidR="00B13E7A">
              <w:rPr>
                <w:noProof/>
                <w:webHidden/>
              </w:rPr>
              <w:t>31</w:t>
            </w:r>
            <w:r w:rsidR="00CC3AE1">
              <w:rPr>
                <w:noProof/>
                <w:webHidden/>
              </w:rPr>
              <w:fldChar w:fldCharType="end"/>
            </w:r>
          </w:hyperlink>
        </w:p>
        <w:p w14:paraId="03115DE8" w14:textId="77777777" w:rsidR="00CC3AE1" w:rsidRDefault="00FA7BD8">
          <w:pPr>
            <w:pStyle w:val="TOC2"/>
            <w:tabs>
              <w:tab w:val="left" w:pos="880"/>
              <w:tab w:val="right" w:leader="dot" w:pos="9350"/>
            </w:tabs>
            <w:rPr>
              <w:rFonts w:asciiTheme="minorHAnsi" w:eastAsiaTheme="minorEastAsia" w:hAnsiTheme="minorHAnsi" w:cstheme="minorBidi"/>
              <w:noProof/>
              <w:color w:val="auto"/>
            </w:rPr>
          </w:pPr>
          <w:hyperlink w:anchor="_Toc467687832" w:history="1">
            <w:r w:rsidR="00CC3AE1" w:rsidRPr="001152DD">
              <w:rPr>
                <w:rStyle w:val="Hyperlink"/>
                <w:noProof/>
              </w:rPr>
              <w:t>6.6.</w:t>
            </w:r>
            <w:r w:rsidR="00CC3AE1">
              <w:rPr>
                <w:rFonts w:asciiTheme="minorHAnsi" w:eastAsiaTheme="minorEastAsia" w:hAnsiTheme="minorHAnsi" w:cstheme="minorBidi"/>
                <w:noProof/>
                <w:color w:val="auto"/>
              </w:rPr>
              <w:tab/>
            </w:r>
            <w:r w:rsidR="00CC3AE1" w:rsidRPr="001152DD">
              <w:rPr>
                <w:rStyle w:val="Hyperlink"/>
                <w:noProof/>
              </w:rPr>
              <w:t>Step 6: Start Prediction</w:t>
            </w:r>
            <w:r w:rsidR="00CC3AE1">
              <w:rPr>
                <w:noProof/>
                <w:webHidden/>
              </w:rPr>
              <w:tab/>
            </w:r>
            <w:r w:rsidR="00CC3AE1">
              <w:rPr>
                <w:noProof/>
                <w:webHidden/>
              </w:rPr>
              <w:fldChar w:fldCharType="begin"/>
            </w:r>
            <w:r w:rsidR="00CC3AE1">
              <w:rPr>
                <w:noProof/>
                <w:webHidden/>
              </w:rPr>
              <w:instrText xml:space="preserve"> PAGEREF _Toc467687832 \h </w:instrText>
            </w:r>
            <w:r w:rsidR="00CC3AE1">
              <w:rPr>
                <w:noProof/>
                <w:webHidden/>
              </w:rPr>
            </w:r>
            <w:r w:rsidR="00CC3AE1">
              <w:rPr>
                <w:noProof/>
                <w:webHidden/>
              </w:rPr>
              <w:fldChar w:fldCharType="separate"/>
            </w:r>
            <w:r w:rsidR="00B13E7A">
              <w:rPr>
                <w:noProof/>
                <w:webHidden/>
              </w:rPr>
              <w:t>32</w:t>
            </w:r>
            <w:r w:rsidR="00CC3AE1">
              <w:rPr>
                <w:noProof/>
                <w:webHidden/>
              </w:rPr>
              <w:fldChar w:fldCharType="end"/>
            </w:r>
          </w:hyperlink>
        </w:p>
        <w:p w14:paraId="4C4C2D46" w14:textId="77777777" w:rsidR="00CC3AE1" w:rsidRDefault="00FA7BD8">
          <w:pPr>
            <w:pStyle w:val="TOC1"/>
            <w:tabs>
              <w:tab w:val="left" w:pos="440"/>
              <w:tab w:val="right" w:leader="dot" w:pos="9350"/>
            </w:tabs>
            <w:rPr>
              <w:rFonts w:asciiTheme="minorHAnsi" w:eastAsiaTheme="minorEastAsia" w:hAnsiTheme="minorHAnsi" w:cstheme="minorBidi"/>
              <w:noProof/>
              <w:color w:val="auto"/>
            </w:rPr>
          </w:pPr>
          <w:hyperlink w:anchor="_Toc467687833" w:history="1">
            <w:r w:rsidR="00CC3AE1" w:rsidRPr="001152DD">
              <w:rPr>
                <w:rStyle w:val="Hyperlink"/>
                <w:noProof/>
              </w:rPr>
              <w:t>7.</w:t>
            </w:r>
            <w:r w:rsidR="00CC3AE1">
              <w:rPr>
                <w:rFonts w:asciiTheme="minorHAnsi" w:eastAsiaTheme="minorEastAsia" w:hAnsiTheme="minorHAnsi" w:cstheme="minorBidi"/>
                <w:noProof/>
                <w:color w:val="auto"/>
              </w:rPr>
              <w:tab/>
            </w:r>
            <w:r w:rsidR="00CC3AE1" w:rsidRPr="001152DD">
              <w:rPr>
                <w:rStyle w:val="Hyperlink"/>
                <w:noProof/>
              </w:rPr>
              <w:t>Appendix</w:t>
            </w:r>
            <w:r w:rsidR="00CC3AE1">
              <w:rPr>
                <w:noProof/>
                <w:webHidden/>
              </w:rPr>
              <w:tab/>
            </w:r>
            <w:r w:rsidR="00CC3AE1">
              <w:rPr>
                <w:noProof/>
                <w:webHidden/>
              </w:rPr>
              <w:fldChar w:fldCharType="begin"/>
            </w:r>
            <w:r w:rsidR="00CC3AE1">
              <w:rPr>
                <w:noProof/>
                <w:webHidden/>
              </w:rPr>
              <w:instrText xml:space="preserve"> PAGEREF _Toc467687833 \h </w:instrText>
            </w:r>
            <w:r w:rsidR="00CC3AE1">
              <w:rPr>
                <w:noProof/>
                <w:webHidden/>
              </w:rPr>
            </w:r>
            <w:r w:rsidR="00CC3AE1">
              <w:rPr>
                <w:noProof/>
                <w:webHidden/>
              </w:rPr>
              <w:fldChar w:fldCharType="separate"/>
            </w:r>
            <w:r w:rsidR="00B13E7A">
              <w:rPr>
                <w:noProof/>
                <w:webHidden/>
              </w:rPr>
              <w:t>33</w:t>
            </w:r>
            <w:r w:rsidR="00CC3AE1">
              <w:rPr>
                <w:noProof/>
                <w:webHidden/>
              </w:rPr>
              <w:fldChar w:fldCharType="end"/>
            </w:r>
          </w:hyperlink>
        </w:p>
        <w:p w14:paraId="2171C5C7" w14:textId="77777777" w:rsidR="00CC3AE1" w:rsidRDefault="00CC3AE1" w:rsidP="00CC3AE1">
          <w:r>
            <w:rPr>
              <w:b/>
              <w:bCs/>
              <w:noProof/>
            </w:rPr>
            <w:fldChar w:fldCharType="end"/>
          </w:r>
        </w:p>
      </w:sdtContent>
    </w:sdt>
    <w:p w14:paraId="24BD2AA0" w14:textId="77777777" w:rsidR="00FB1EC0" w:rsidRDefault="00FB1EC0">
      <w:r>
        <w:br w:type="page"/>
      </w:r>
    </w:p>
    <w:p w14:paraId="081912F8" w14:textId="77777777" w:rsidR="00CC3AE1" w:rsidRDefault="00CC3AE1" w:rsidP="00CC3AE1">
      <w:pPr>
        <w:tabs>
          <w:tab w:val="left" w:pos="1800"/>
        </w:tabs>
      </w:pPr>
    </w:p>
    <w:p w14:paraId="44F97B93" w14:textId="77777777" w:rsidR="00CC3AE1" w:rsidRDefault="00345159" w:rsidP="00345159">
      <w:pPr>
        <w:pStyle w:val="DocH1"/>
      </w:pPr>
      <w:bookmarkStart w:id="17" w:name="_Toc463370385"/>
      <w:bookmarkEnd w:id="17"/>
      <w:r>
        <w:t xml:space="preserve">1. </w:t>
      </w:r>
      <w:bookmarkStart w:id="18" w:name="_Toc467687812"/>
      <w:r w:rsidR="00CC3AE1">
        <w:t>Introduction</w:t>
      </w:r>
      <w:bookmarkEnd w:id="18"/>
    </w:p>
    <w:p w14:paraId="32069B2F" w14:textId="77777777" w:rsidR="00345159" w:rsidRPr="00345159" w:rsidRDefault="00345159" w:rsidP="00345159">
      <w:pPr>
        <w:pStyle w:val="Step"/>
      </w:pPr>
    </w:p>
    <w:p w14:paraId="427C1950" w14:textId="04DCB96F" w:rsidR="00CC3AE1" w:rsidRPr="00EB17DE" w:rsidRDefault="00CC3AE1" w:rsidP="00CC3AE1">
      <w:pPr>
        <w:pStyle w:val="Step"/>
        <w:ind w:left="0" w:firstLine="0"/>
      </w:pPr>
      <w:r w:rsidRPr="00EB17DE">
        <w:t xml:space="preserve">This </w:t>
      </w:r>
      <w:ins w:id="19" w:author="Kathryn Gillett" w:date="2016-12-14T22:04:00Z">
        <w:r w:rsidR="00692DE9">
          <w:t>P</w:t>
        </w:r>
      </w:ins>
      <w:del w:id="20" w:author="Kathryn Gillett" w:date="2016-12-14T22:04:00Z">
        <w:r w:rsidRPr="00EB17DE" w:rsidDel="00692DE9">
          <w:delText>p</w:delText>
        </w:r>
      </w:del>
      <w:r w:rsidRPr="00EB17DE">
        <w:t xml:space="preserve">roject is the </w:t>
      </w:r>
      <w:r w:rsidR="00F34387">
        <w:t>2nd</w:t>
      </w:r>
      <w:r w:rsidR="00F34387" w:rsidRPr="00EB17DE">
        <w:t xml:space="preserve"> </w:t>
      </w:r>
      <w:r w:rsidRPr="00EB17DE">
        <w:t xml:space="preserve">project of the 3 </w:t>
      </w:r>
      <w:ins w:id="21" w:author="Kathryn Gillett" w:date="2016-12-14T22:05:00Z">
        <w:r w:rsidR="00692DE9">
          <w:t>P</w:t>
        </w:r>
      </w:ins>
      <w:del w:id="22" w:author="Kathryn Gillett" w:date="2016-12-14T22:05:00Z">
        <w:r w:rsidRPr="00EB17DE" w:rsidDel="00692DE9">
          <w:delText>p</w:delText>
        </w:r>
      </w:del>
      <w:r w:rsidRPr="00EB17DE">
        <w:t>rojects</w:t>
      </w:r>
      <w:r w:rsidR="00F34387">
        <w:t xml:space="preserve"> involved in setting up th</w:t>
      </w:r>
      <w:ins w:id="23" w:author="Kathryn Gillett" w:date="2016-12-15T15:18:00Z">
        <w:r w:rsidR="00C070CD">
          <w:t xml:space="preserve">is </w:t>
        </w:r>
      </w:ins>
      <w:del w:id="24" w:author="Kathryn Gillett" w:date="2016-12-15T15:18:00Z">
        <w:r w:rsidR="00F34387" w:rsidDel="00C070CD">
          <w:delText xml:space="preserve">e </w:delText>
        </w:r>
      </w:del>
      <w:del w:id="25" w:author="Kathryn Gillett" w:date="2016-12-15T15:17:00Z">
        <w:r w:rsidR="00F34387" w:rsidDel="00C070CD">
          <w:delText>End-to-End</w:delText>
        </w:r>
      </w:del>
      <w:ins w:id="26" w:author="Kathryn Gillett" w:date="2016-12-15T15:17:00Z">
        <w:r w:rsidR="00C070CD">
          <w:t>AWS Marketplace Fusion</w:t>
        </w:r>
      </w:ins>
      <w:r w:rsidR="00F34387">
        <w:t xml:space="preserve"> Solution. (Projects</w:t>
      </w:r>
      <w:r w:rsidRPr="00EB17DE">
        <w:t xml:space="preserve"> should be executed sequentially</w:t>
      </w:r>
      <w:r w:rsidR="00F34387">
        <w:t>.)</w:t>
      </w:r>
    </w:p>
    <w:p w14:paraId="2DE3F797" w14:textId="77777777" w:rsidR="00CC3AE1" w:rsidRPr="00EB17DE" w:rsidRDefault="00CC3AE1" w:rsidP="00CC3AE1">
      <w:pPr>
        <w:pStyle w:val="Step"/>
        <w:ind w:left="0" w:firstLine="0"/>
      </w:pPr>
    </w:p>
    <w:p w14:paraId="1D9E3A6B" w14:textId="79030926" w:rsidR="00CC3AE1" w:rsidRDefault="00CC3AE1" w:rsidP="00CC3AE1">
      <w:pPr>
        <w:pStyle w:val="Step"/>
      </w:pPr>
      <w:r w:rsidRPr="00EB17DE">
        <w:t xml:space="preserve">1. </w:t>
      </w:r>
      <w:r w:rsidRPr="00EB17DE">
        <w:rPr>
          <w:b/>
        </w:rPr>
        <w:t>Project 1</w:t>
      </w:r>
      <w:r w:rsidRPr="00EB17DE">
        <w:t xml:space="preserve">: </w:t>
      </w:r>
      <w:r w:rsidR="00F34387" w:rsidRPr="00EB17DE">
        <w:t>Step-by-Step</w:t>
      </w:r>
      <w:r w:rsidRPr="00EB17DE">
        <w:t xml:space="preserve"> Deployment Guide </w:t>
      </w:r>
      <w:r>
        <w:t>– Part 1</w:t>
      </w:r>
    </w:p>
    <w:p w14:paraId="5A33D730" w14:textId="0483021A" w:rsidR="00CC3AE1" w:rsidRPr="00EB17DE" w:rsidRDefault="00CC3AE1" w:rsidP="00CC3AE1">
      <w:pPr>
        <w:pStyle w:val="Step"/>
        <w:ind w:left="940" w:firstLine="0"/>
      </w:pPr>
      <w:r>
        <w:t xml:space="preserve">     </w:t>
      </w:r>
      <w:r w:rsidR="00F34387" w:rsidRPr="00EB17DE">
        <w:t>Step-by-Step</w:t>
      </w:r>
      <w:r w:rsidRPr="00EB17DE">
        <w:t xml:space="preserve"> Deployment Guide </w:t>
      </w:r>
      <w:r>
        <w:t>– Part 2</w:t>
      </w:r>
    </w:p>
    <w:p w14:paraId="11D32EBF" w14:textId="77777777" w:rsidR="00CC3AE1" w:rsidRPr="00EB17DE" w:rsidRDefault="00CC3AE1" w:rsidP="00CC3AE1">
      <w:pPr>
        <w:pStyle w:val="Step"/>
      </w:pPr>
      <w:r w:rsidRPr="00EB17DE">
        <w:t xml:space="preserve">2. </w:t>
      </w:r>
      <w:r w:rsidRPr="00EB17DE">
        <w:rPr>
          <w:b/>
        </w:rPr>
        <w:t>Project 2:</w:t>
      </w:r>
      <w:r>
        <w:t xml:space="preserve"> Data Pipeline</w:t>
      </w:r>
    </w:p>
    <w:p w14:paraId="6DB514D9" w14:textId="77777777" w:rsidR="00CC3AE1" w:rsidRPr="000A5779" w:rsidRDefault="00CC3AE1" w:rsidP="00CC3AE1">
      <w:pPr>
        <w:pStyle w:val="Step"/>
      </w:pPr>
      <w:r w:rsidRPr="00EB17DE">
        <w:t xml:space="preserve">3. </w:t>
      </w:r>
      <w:r w:rsidRPr="00EB17DE">
        <w:rPr>
          <w:b/>
        </w:rPr>
        <w:t>Project 3:</w:t>
      </w:r>
      <w:r w:rsidRPr="00EB17DE">
        <w:t xml:space="preserve"> Machine Learning</w:t>
      </w:r>
      <w:r>
        <w:t xml:space="preserve">, </w:t>
      </w:r>
      <w:r w:rsidRPr="00EB17DE">
        <w:t>Reporting and BYOD</w:t>
      </w:r>
    </w:p>
    <w:p w14:paraId="56EDC344" w14:textId="77777777" w:rsidR="00CC3AE1" w:rsidRDefault="00270E89" w:rsidP="00CC3AE1">
      <w:pPr>
        <w:spacing w:before="280" w:after="280"/>
        <w:rPr>
          <w:rFonts w:ascii="Open Sans" w:eastAsia="Open Sans" w:hAnsi="Open Sans" w:cs="Open Sans"/>
          <w:color w:val="444444"/>
          <w:sz w:val="24"/>
          <w:szCs w:val="24"/>
        </w:rPr>
      </w:pPr>
      <w:r>
        <w:rPr>
          <w:rFonts w:ascii="Open Sans" w:eastAsia="Open Sans" w:hAnsi="Open Sans" w:cs="Open Sans"/>
          <w:color w:val="444444"/>
          <w:sz w:val="24"/>
          <w:szCs w:val="24"/>
        </w:rPr>
        <w:t xml:space="preserve">The </w:t>
      </w:r>
      <w:r w:rsidR="00CC3AE1">
        <w:rPr>
          <w:rFonts w:ascii="Open Sans" w:eastAsia="Open Sans" w:hAnsi="Open Sans" w:cs="Open Sans"/>
          <w:color w:val="444444"/>
          <w:sz w:val="24"/>
          <w:szCs w:val="24"/>
        </w:rPr>
        <w:t>Data Pipeline process execution can be done in 2 ways:</w:t>
      </w:r>
    </w:p>
    <w:p w14:paraId="7A68DA0C" w14:textId="317AF13A" w:rsidR="00CC3AE1" w:rsidRPr="00230BE2" w:rsidRDefault="00F34387" w:rsidP="00061963">
      <w:pPr>
        <w:pStyle w:val="ListParagraph"/>
        <w:numPr>
          <w:ilvl w:val="0"/>
          <w:numId w:val="15"/>
        </w:numPr>
        <w:suppressAutoHyphens/>
        <w:spacing w:before="280" w:after="280"/>
        <w:rPr>
          <w:rFonts w:ascii="Open Sans" w:eastAsia="Open Sans" w:hAnsi="Open Sans" w:cs="Open Sans"/>
          <w:color w:val="444444"/>
          <w:sz w:val="24"/>
          <w:szCs w:val="24"/>
        </w:rPr>
      </w:pPr>
      <w:r>
        <w:rPr>
          <w:rFonts w:ascii="Open Sans" w:eastAsia="Open Sans" w:hAnsi="Open Sans" w:cs="Open Sans"/>
          <w:color w:val="444444"/>
          <w:sz w:val="24"/>
          <w:szCs w:val="24"/>
        </w:rPr>
        <w:t>Execute</w:t>
      </w:r>
      <w:r w:rsidR="00CC3AE1" w:rsidRPr="00230BE2">
        <w:rPr>
          <w:rFonts w:ascii="Open Sans" w:eastAsia="Open Sans" w:hAnsi="Open Sans" w:cs="Open Sans"/>
          <w:color w:val="444444"/>
          <w:sz w:val="24"/>
          <w:szCs w:val="24"/>
        </w:rPr>
        <w:t xml:space="preserve"> the Data Pipeline process </w:t>
      </w:r>
      <w:r w:rsidR="00CC3AE1">
        <w:rPr>
          <w:rFonts w:ascii="Open Sans" w:eastAsia="Open Sans" w:hAnsi="Open Sans" w:cs="Open Sans"/>
          <w:color w:val="444444"/>
          <w:sz w:val="24"/>
          <w:szCs w:val="24"/>
        </w:rPr>
        <w:t xml:space="preserve">using Dashboard, which </w:t>
      </w:r>
      <w:r>
        <w:rPr>
          <w:rFonts w:ascii="Open Sans" w:eastAsia="Open Sans" w:hAnsi="Open Sans" w:cs="Open Sans"/>
          <w:color w:val="444444"/>
          <w:sz w:val="24"/>
          <w:szCs w:val="24"/>
        </w:rPr>
        <w:t xml:space="preserve">was </w:t>
      </w:r>
      <w:r w:rsidR="00CC3AE1">
        <w:rPr>
          <w:rFonts w:ascii="Open Sans" w:eastAsia="Open Sans" w:hAnsi="Open Sans" w:cs="Open Sans"/>
          <w:color w:val="444444"/>
          <w:sz w:val="24"/>
          <w:szCs w:val="24"/>
        </w:rPr>
        <w:t>built</w:t>
      </w:r>
      <w:r w:rsidR="00CC3AE1" w:rsidRPr="00230BE2">
        <w:rPr>
          <w:rFonts w:ascii="Open Sans" w:eastAsia="Open Sans" w:hAnsi="Open Sans" w:cs="Open Sans"/>
          <w:color w:val="444444"/>
          <w:sz w:val="24"/>
          <w:szCs w:val="24"/>
        </w:rPr>
        <w:t xml:space="preserve"> to automate the process.</w:t>
      </w:r>
      <w:r w:rsidR="00CC3AE1">
        <w:rPr>
          <w:rFonts w:ascii="Open Sans" w:eastAsia="Open Sans" w:hAnsi="Open Sans" w:cs="Open Sans"/>
          <w:color w:val="444444"/>
          <w:sz w:val="24"/>
          <w:szCs w:val="24"/>
        </w:rPr>
        <w:t xml:space="preserve"> (Automated process)</w:t>
      </w:r>
    </w:p>
    <w:p w14:paraId="2381F01A" w14:textId="01D7B5D9" w:rsidR="00CC3AE1" w:rsidRPr="00230BE2" w:rsidRDefault="00CC3AE1" w:rsidP="00061963">
      <w:pPr>
        <w:pStyle w:val="ListParagraph"/>
        <w:numPr>
          <w:ilvl w:val="0"/>
          <w:numId w:val="15"/>
        </w:numPr>
        <w:suppressAutoHyphens/>
        <w:spacing w:before="280" w:after="280"/>
        <w:rPr>
          <w:rFonts w:ascii="Open Sans" w:eastAsia="Open Sans" w:hAnsi="Open Sans" w:cs="Open Sans"/>
          <w:color w:val="444444"/>
          <w:sz w:val="24"/>
          <w:szCs w:val="24"/>
        </w:rPr>
      </w:pPr>
      <w:r w:rsidRPr="00230BE2">
        <w:rPr>
          <w:rFonts w:ascii="Open Sans" w:eastAsia="Open Sans" w:hAnsi="Open Sans" w:cs="Open Sans"/>
          <w:color w:val="444444"/>
          <w:sz w:val="24"/>
          <w:szCs w:val="24"/>
        </w:rPr>
        <w:t xml:space="preserve">Another way </w:t>
      </w:r>
      <w:ins w:id="27" w:author="Kathryn Gillett" w:date="2016-12-14T21:58:00Z">
        <w:r w:rsidR="00692DE9">
          <w:rPr>
            <w:rFonts w:ascii="Open Sans" w:eastAsia="Open Sans" w:hAnsi="Open Sans" w:cs="Open Sans"/>
            <w:color w:val="444444"/>
            <w:sz w:val="24"/>
            <w:szCs w:val="24"/>
          </w:rPr>
          <w:t xml:space="preserve">is </w:t>
        </w:r>
      </w:ins>
      <w:r w:rsidRPr="00230BE2">
        <w:rPr>
          <w:rFonts w:ascii="Open Sans" w:eastAsia="Open Sans" w:hAnsi="Open Sans" w:cs="Open Sans"/>
          <w:color w:val="444444"/>
          <w:sz w:val="24"/>
          <w:szCs w:val="24"/>
        </w:rPr>
        <w:t>to execute the Data Pipeline process manually.</w:t>
      </w:r>
      <w:r>
        <w:rPr>
          <w:rFonts w:ascii="Open Sans" w:eastAsia="Open Sans" w:hAnsi="Open Sans" w:cs="Open Sans"/>
          <w:color w:val="444444"/>
          <w:sz w:val="24"/>
          <w:szCs w:val="24"/>
        </w:rPr>
        <w:t xml:space="preserve"> (Manual process)</w:t>
      </w:r>
    </w:p>
    <w:p w14:paraId="4AE4E518" w14:textId="77777777" w:rsidR="00CC3AE1" w:rsidRDefault="00CC3AE1" w:rsidP="00CC3AE1">
      <w:pPr>
        <w:spacing w:before="280" w:after="280"/>
        <w:rPr>
          <w:rFonts w:ascii="Open Sans" w:eastAsia="Open Sans" w:hAnsi="Open Sans" w:cs="Open Sans"/>
          <w:color w:val="444444"/>
          <w:sz w:val="24"/>
          <w:szCs w:val="24"/>
        </w:rPr>
      </w:pPr>
      <w:r>
        <w:rPr>
          <w:rFonts w:ascii="Open Sans" w:eastAsia="Open Sans" w:hAnsi="Open Sans" w:cs="Open Sans"/>
          <w:color w:val="444444"/>
          <w:sz w:val="24"/>
          <w:szCs w:val="24"/>
        </w:rPr>
        <w:t>In this document we will go through the Automated Process only.</w:t>
      </w:r>
    </w:p>
    <w:p w14:paraId="4A35A6C8" w14:textId="5E9BA3DB" w:rsidR="00CC3AE1" w:rsidRPr="004A4B0C" w:rsidRDefault="00CC3AE1" w:rsidP="00CC3AE1">
      <w:pPr>
        <w:spacing w:before="280" w:after="280"/>
        <w:rPr>
          <w:rFonts w:ascii="Open Sans" w:eastAsia="Open Sans" w:hAnsi="Open Sans" w:cs="Open Sans"/>
          <w:color w:val="444444"/>
          <w:sz w:val="24"/>
          <w:szCs w:val="24"/>
        </w:rPr>
      </w:pPr>
      <w:r>
        <w:rPr>
          <w:rFonts w:ascii="Open Sans" w:eastAsia="Open Sans" w:hAnsi="Open Sans" w:cs="Open Sans"/>
          <w:color w:val="444444"/>
          <w:sz w:val="24"/>
          <w:szCs w:val="24"/>
        </w:rPr>
        <w:t xml:space="preserve">Refer below </w:t>
      </w:r>
      <w:r w:rsidR="00270E89">
        <w:rPr>
          <w:rFonts w:ascii="Open Sans" w:eastAsia="Open Sans" w:hAnsi="Open Sans" w:cs="Open Sans"/>
          <w:color w:val="444444"/>
          <w:sz w:val="24"/>
          <w:szCs w:val="24"/>
        </w:rPr>
        <w:t xml:space="preserve">to </w:t>
      </w:r>
      <w:r>
        <w:rPr>
          <w:rFonts w:ascii="Open Sans" w:eastAsia="Open Sans" w:hAnsi="Open Sans" w:cs="Open Sans"/>
          <w:color w:val="444444"/>
          <w:sz w:val="24"/>
          <w:szCs w:val="24"/>
        </w:rPr>
        <w:t>the high</w:t>
      </w:r>
      <w:ins w:id="28" w:author="Kathryn Gillett" w:date="2016-12-14T21:58:00Z">
        <w:r w:rsidR="00692DE9">
          <w:rPr>
            <w:rFonts w:ascii="Open Sans" w:eastAsia="Open Sans" w:hAnsi="Open Sans" w:cs="Open Sans"/>
            <w:color w:val="444444"/>
            <w:sz w:val="24"/>
            <w:szCs w:val="24"/>
          </w:rPr>
          <w:t>-</w:t>
        </w:r>
      </w:ins>
      <w:del w:id="29" w:author="Kathryn Gillett" w:date="2016-12-14T21:58:00Z">
        <w:r w:rsidDel="00692DE9">
          <w:rPr>
            <w:rFonts w:ascii="Open Sans" w:eastAsia="Open Sans" w:hAnsi="Open Sans" w:cs="Open Sans"/>
            <w:color w:val="444444"/>
            <w:sz w:val="24"/>
            <w:szCs w:val="24"/>
          </w:rPr>
          <w:delText xml:space="preserve"> </w:delText>
        </w:r>
      </w:del>
      <w:r>
        <w:rPr>
          <w:rFonts w:ascii="Open Sans" w:eastAsia="Open Sans" w:hAnsi="Open Sans" w:cs="Open Sans"/>
          <w:color w:val="444444"/>
          <w:sz w:val="24"/>
          <w:szCs w:val="24"/>
        </w:rPr>
        <w:t xml:space="preserve">level architecture diagram of </w:t>
      </w:r>
      <w:r w:rsidR="00270E89">
        <w:rPr>
          <w:rFonts w:ascii="Open Sans" w:eastAsia="Open Sans" w:hAnsi="Open Sans" w:cs="Open Sans"/>
          <w:color w:val="444444"/>
          <w:sz w:val="24"/>
          <w:szCs w:val="24"/>
        </w:rPr>
        <w:t xml:space="preserve">the </w:t>
      </w:r>
      <w:r>
        <w:rPr>
          <w:rFonts w:ascii="Open Sans" w:eastAsia="Open Sans" w:hAnsi="Open Sans" w:cs="Open Sans"/>
          <w:color w:val="444444"/>
          <w:sz w:val="24"/>
          <w:szCs w:val="24"/>
        </w:rPr>
        <w:t>overall data flow and the system/solution information.</w:t>
      </w:r>
    </w:p>
    <w:p w14:paraId="074C1110" w14:textId="7F9DA5D0" w:rsidR="00CC3AE1" w:rsidRDefault="00127A75" w:rsidP="00CC3AE1">
      <w:pPr>
        <w:jc w:val="center"/>
      </w:pPr>
      <w:del w:id="30" w:author="Abhinandan" w:date="2016-12-16T15:50:00Z">
        <w:r w:rsidRPr="00127A75" w:rsidDel="00E71765">
          <w:rPr>
            <w:noProof/>
          </w:rPr>
          <w:lastRenderedPageBreak/>
          <w:drawing>
            <wp:inline distT="0" distB="0" distL="0" distR="0" wp14:anchorId="366D355E" wp14:editId="06FD1F1C">
              <wp:extent cx="5943600" cy="3985335"/>
              <wp:effectExtent l="19050" t="19050" r="19050" b="15240"/>
              <wp:docPr id="16" name="Picture 16" descr="D:\Projects\Amazon\Documentation\Assets\Delivery\Final Documentation\Archive\aws_marketplace_immersion_project_H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Amazon\Documentation\Assets\Delivery\Final Documentation\Archive\aws_marketplace_immersion_project_HL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85335"/>
                      </a:xfrm>
                      <a:prstGeom prst="rect">
                        <a:avLst/>
                      </a:prstGeom>
                      <a:noFill/>
                      <a:ln>
                        <a:solidFill>
                          <a:schemeClr val="tx1"/>
                        </a:solidFill>
                      </a:ln>
                    </pic:spPr>
                  </pic:pic>
                </a:graphicData>
              </a:graphic>
            </wp:inline>
          </w:drawing>
        </w:r>
      </w:del>
      <w:ins w:id="31" w:author="Abhinandan" w:date="2016-12-16T15:50:00Z">
        <w:r w:rsidR="00E71765" w:rsidRPr="00E71765">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commentRangeStart w:id="32"/>
        <w:r w:rsidR="00E71765" w:rsidRPr="00E71765">
          <w:rPr>
            <w:noProof/>
          </w:rPr>
          <w:lastRenderedPageBreak/>
          <w:drawing>
            <wp:inline distT="0" distB="0" distL="0" distR="0" wp14:anchorId="030D8C36" wp14:editId="0338EE44">
              <wp:extent cx="5943600" cy="3985335"/>
              <wp:effectExtent l="19050" t="19050" r="19050" b="15240"/>
              <wp:docPr id="4" name="Picture 4" descr="C:\Users\Abhinandan\Desktop\Diagram\aws_marketplace_immersion_project_H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nandan\Desktop\Diagram\aws_marketplace_immersion_project_HL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85335"/>
                      </a:xfrm>
                      <a:prstGeom prst="rect">
                        <a:avLst/>
                      </a:prstGeom>
                      <a:noFill/>
                      <a:ln>
                        <a:solidFill>
                          <a:schemeClr val="tx1"/>
                        </a:solidFill>
                      </a:ln>
                    </pic:spPr>
                  </pic:pic>
                </a:graphicData>
              </a:graphic>
            </wp:inline>
          </w:drawing>
        </w:r>
      </w:ins>
      <w:commentRangeEnd w:id="32"/>
      <w:ins w:id="33" w:author="Abhinandan" w:date="2016-12-16T15:51:00Z">
        <w:r w:rsidR="00E71765">
          <w:rPr>
            <w:rStyle w:val="CommentReference"/>
          </w:rPr>
          <w:commentReference w:id="32"/>
        </w:r>
      </w:ins>
    </w:p>
    <w:p w14:paraId="0C375474" w14:textId="77777777" w:rsidR="00CC3AE1" w:rsidRDefault="00CC3AE1" w:rsidP="00CC3AE1">
      <w:pPr>
        <w:spacing w:after="0"/>
      </w:pPr>
      <w:r>
        <w:br w:type="page"/>
      </w:r>
    </w:p>
    <w:p w14:paraId="41AF9E1D" w14:textId="77777777" w:rsidR="00CC3AE1" w:rsidRDefault="00CC3AE1" w:rsidP="00CC3AE1">
      <w:pPr>
        <w:pStyle w:val="DocH1"/>
      </w:pPr>
      <w:bookmarkStart w:id="34" w:name="_Toc463370386"/>
      <w:bookmarkStart w:id="35" w:name="_Toc467687813"/>
      <w:bookmarkEnd w:id="34"/>
      <w:r>
        <w:lastRenderedPageBreak/>
        <w:t>2. Prerequisites</w:t>
      </w:r>
      <w:bookmarkEnd w:id="35"/>
    </w:p>
    <w:p w14:paraId="09518C50" w14:textId="77777777" w:rsidR="00CC3AE1" w:rsidRDefault="00CC3AE1" w:rsidP="00CC3AE1">
      <w:pPr>
        <w:pStyle w:val="ListParagraph"/>
        <w:shd w:val="clear" w:color="auto" w:fill="FFFFFF"/>
        <w:spacing w:after="0" w:line="0" w:lineRule="atLeast"/>
        <w:ind w:left="0"/>
        <w:rPr>
          <w:rFonts w:ascii="Open Sans" w:eastAsia="Times New Roman" w:hAnsi="Open Sans" w:cs="Times New Roman"/>
          <w:color w:val="444444"/>
          <w:sz w:val="24"/>
          <w:szCs w:val="24"/>
        </w:rPr>
      </w:pPr>
    </w:p>
    <w:p w14:paraId="1880A15F" w14:textId="7BE7D65A" w:rsidR="00CC3AE1" w:rsidRPr="00FE2AF0" w:rsidRDefault="00F34387" w:rsidP="00061963">
      <w:pPr>
        <w:pStyle w:val="ListParagraph"/>
        <w:numPr>
          <w:ilvl w:val="3"/>
          <w:numId w:val="14"/>
        </w:numPr>
        <w:shd w:val="clear" w:color="auto" w:fill="FFFFFF"/>
        <w:suppressAutoHyphens/>
        <w:spacing w:after="0" w:line="240" w:lineRule="auto"/>
        <w:ind w:left="244" w:firstLine="0"/>
        <w:rPr>
          <w:rFonts w:ascii="Open Sans" w:eastAsia="Times New Roman" w:hAnsi="Open Sans" w:cs="Times New Roman"/>
          <w:color w:val="444444"/>
          <w:szCs w:val="24"/>
        </w:rPr>
      </w:pPr>
      <w:r>
        <w:rPr>
          <w:rFonts w:ascii="Open Sans" w:eastAsia="Times New Roman" w:hAnsi="Open Sans" w:cs="Times New Roman"/>
          <w:color w:val="444444"/>
          <w:szCs w:val="24"/>
        </w:rPr>
        <w:t>Make sure you have e</w:t>
      </w:r>
      <w:r w:rsidR="00CC3AE1" w:rsidRPr="00FE2AF0">
        <w:rPr>
          <w:rFonts w:ascii="Open Sans" w:eastAsia="Times New Roman" w:hAnsi="Open Sans" w:cs="Times New Roman"/>
          <w:color w:val="444444"/>
          <w:szCs w:val="24"/>
        </w:rPr>
        <w:t>xecut</w:t>
      </w:r>
      <w:r>
        <w:rPr>
          <w:rFonts w:ascii="Open Sans" w:eastAsia="Times New Roman" w:hAnsi="Open Sans" w:cs="Times New Roman"/>
          <w:color w:val="444444"/>
          <w:szCs w:val="24"/>
        </w:rPr>
        <w:t xml:space="preserve">ed the steps in the following </w:t>
      </w:r>
      <w:r w:rsidR="00CC3AE1" w:rsidRPr="00FE2AF0">
        <w:rPr>
          <w:rFonts w:ascii="Open Sans" w:eastAsia="Times New Roman" w:hAnsi="Open Sans" w:cs="Times New Roman"/>
          <w:color w:val="444444"/>
          <w:szCs w:val="24"/>
        </w:rPr>
        <w:t>documents</w:t>
      </w:r>
      <w:r>
        <w:rPr>
          <w:rFonts w:ascii="Open Sans" w:eastAsia="Times New Roman" w:hAnsi="Open Sans" w:cs="Times New Roman"/>
          <w:color w:val="444444"/>
          <w:szCs w:val="24"/>
        </w:rPr>
        <w:t>:</w:t>
      </w:r>
    </w:p>
    <w:p w14:paraId="19BB77DB" w14:textId="77777777" w:rsidR="00CC3AE1" w:rsidRPr="00FE2AF0" w:rsidRDefault="00CC3AE1" w:rsidP="00CC3AE1">
      <w:pPr>
        <w:pStyle w:val="ListParagraph"/>
        <w:shd w:val="clear" w:color="auto" w:fill="FFFFFF"/>
        <w:spacing w:after="0" w:line="240" w:lineRule="auto"/>
        <w:ind w:left="0"/>
        <w:rPr>
          <w:rFonts w:ascii="Open Sans" w:eastAsia="Times New Roman" w:hAnsi="Open Sans" w:cs="Times New Roman"/>
          <w:color w:val="444444"/>
          <w:szCs w:val="24"/>
        </w:rPr>
      </w:pPr>
    </w:p>
    <w:p w14:paraId="47F1C4D4" w14:textId="062A85A2" w:rsidR="00CC3AE1" w:rsidRPr="00FE2AF0" w:rsidRDefault="00CC3AE1" w:rsidP="00061963">
      <w:pPr>
        <w:pStyle w:val="ListParagraph"/>
        <w:numPr>
          <w:ilvl w:val="0"/>
          <w:numId w:val="16"/>
        </w:numPr>
        <w:shd w:val="clear" w:color="auto" w:fill="FFFFFF"/>
        <w:suppressAutoHyphens/>
        <w:spacing w:after="0" w:line="240" w:lineRule="auto"/>
        <w:rPr>
          <w:rFonts w:ascii="Open Sans" w:eastAsia="Times New Roman" w:hAnsi="Open Sans" w:cs="Times New Roman"/>
          <w:color w:val="444444"/>
          <w:szCs w:val="24"/>
        </w:rPr>
      </w:pPr>
      <w:r w:rsidRPr="00FE2AF0">
        <w:rPr>
          <w:rFonts w:ascii="Open Sans" w:eastAsia="Times New Roman" w:hAnsi="Open Sans" w:cs="Times New Roman"/>
          <w:color w:val="444444"/>
          <w:szCs w:val="24"/>
        </w:rPr>
        <w:t>Prerequisites</w:t>
      </w:r>
      <w:r w:rsidR="003D2F09">
        <w:rPr>
          <w:rFonts w:ascii="Open Sans" w:eastAsia="Times New Roman" w:hAnsi="Open Sans" w:cs="Times New Roman"/>
          <w:color w:val="444444"/>
          <w:szCs w:val="24"/>
        </w:rPr>
        <w:t xml:space="preserve"> document</w:t>
      </w:r>
    </w:p>
    <w:p w14:paraId="5C2F77D9" w14:textId="28554A48" w:rsidR="003D2F09" w:rsidRDefault="00CC3AE1" w:rsidP="00061963">
      <w:pPr>
        <w:pStyle w:val="ListParagraph"/>
        <w:numPr>
          <w:ilvl w:val="0"/>
          <w:numId w:val="16"/>
        </w:numPr>
        <w:shd w:val="clear" w:color="auto" w:fill="FFFFFF"/>
        <w:suppressAutoHyphens/>
        <w:spacing w:after="0" w:line="240" w:lineRule="auto"/>
        <w:rPr>
          <w:rFonts w:ascii="Open Sans" w:eastAsia="Times New Roman" w:hAnsi="Open Sans" w:cs="Times New Roman"/>
          <w:color w:val="444444"/>
          <w:szCs w:val="24"/>
        </w:rPr>
      </w:pPr>
      <w:r w:rsidRPr="00FE2AF0">
        <w:rPr>
          <w:rFonts w:ascii="Open Sans" w:eastAsia="Times New Roman" w:hAnsi="Open Sans" w:cs="Times New Roman"/>
          <w:color w:val="444444"/>
          <w:szCs w:val="24"/>
        </w:rPr>
        <w:t>Project 1 –</w:t>
      </w:r>
    </w:p>
    <w:p w14:paraId="2FC12F2B" w14:textId="6B0F68FF" w:rsidR="003D2F09" w:rsidRPr="00FE2AF0" w:rsidRDefault="00F34387" w:rsidP="003D2F09">
      <w:pPr>
        <w:pStyle w:val="ListParagraph"/>
        <w:numPr>
          <w:ilvl w:val="1"/>
          <w:numId w:val="16"/>
        </w:numPr>
        <w:shd w:val="clear" w:color="auto" w:fill="FFFFFF"/>
        <w:suppressAutoHyphens/>
        <w:spacing w:after="0" w:line="240" w:lineRule="auto"/>
        <w:rPr>
          <w:rFonts w:ascii="Open Sans" w:eastAsia="Times New Roman" w:hAnsi="Open Sans" w:cs="Times New Roman"/>
          <w:color w:val="444444"/>
          <w:szCs w:val="24"/>
        </w:rPr>
      </w:pPr>
      <w:r>
        <w:rPr>
          <w:rFonts w:ascii="Open Sans" w:eastAsia="Times New Roman" w:hAnsi="Open Sans" w:cs="Times New Roman"/>
          <w:color w:val="444444"/>
          <w:szCs w:val="24"/>
        </w:rPr>
        <w:t xml:space="preserve">Deployment Guide </w:t>
      </w:r>
      <w:r w:rsidR="00CC3AE1" w:rsidRPr="00FE2AF0">
        <w:rPr>
          <w:rFonts w:ascii="Open Sans" w:eastAsia="Times New Roman" w:hAnsi="Open Sans" w:cs="Times New Roman"/>
          <w:color w:val="444444"/>
          <w:szCs w:val="24"/>
        </w:rPr>
        <w:t>Part 1</w:t>
      </w:r>
    </w:p>
    <w:p w14:paraId="52BC71F1" w14:textId="03B2E3FF" w:rsidR="00CC3AE1" w:rsidRPr="003D2F09" w:rsidRDefault="00F34387" w:rsidP="003D2F09">
      <w:pPr>
        <w:pStyle w:val="ListParagraph"/>
        <w:numPr>
          <w:ilvl w:val="1"/>
          <w:numId w:val="16"/>
        </w:numPr>
        <w:shd w:val="clear" w:color="auto" w:fill="FFFFFF"/>
        <w:suppressAutoHyphens/>
        <w:spacing w:after="0" w:line="240" w:lineRule="auto"/>
        <w:rPr>
          <w:rFonts w:ascii="Open Sans" w:eastAsia="Times New Roman" w:hAnsi="Open Sans" w:cs="Times New Roman"/>
          <w:color w:val="444444"/>
          <w:szCs w:val="24"/>
        </w:rPr>
      </w:pPr>
      <w:r w:rsidRPr="003D2F09">
        <w:rPr>
          <w:rFonts w:ascii="Open Sans" w:eastAsia="Times New Roman" w:hAnsi="Open Sans" w:cs="Times New Roman"/>
          <w:color w:val="444444"/>
          <w:szCs w:val="24"/>
        </w:rPr>
        <w:t>De</w:t>
      </w:r>
      <w:r w:rsidR="003D2F09" w:rsidRPr="003D2F09">
        <w:rPr>
          <w:rFonts w:ascii="Open Sans" w:eastAsia="Times New Roman" w:hAnsi="Open Sans" w:cs="Times New Roman"/>
          <w:color w:val="444444"/>
          <w:szCs w:val="24"/>
        </w:rPr>
        <w:t>p</w:t>
      </w:r>
      <w:r w:rsidRPr="003D2F09">
        <w:rPr>
          <w:rFonts w:ascii="Open Sans" w:eastAsia="Times New Roman" w:hAnsi="Open Sans" w:cs="Times New Roman"/>
          <w:color w:val="444444"/>
          <w:szCs w:val="24"/>
        </w:rPr>
        <w:t xml:space="preserve">loyment Guide </w:t>
      </w:r>
      <w:r w:rsidR="00CC3AE1" w:rsidRPr="003D2F09">
        <w:rPr>
          <w:rFonts w:ascii="Open Sans" w:eastAsia="Times New Roman" w:hAnsi="Open Sans" w:cs="Times New Roman"/>
          <w:color w:val="444444"/>
          <w:szCs w:val="24"/>
        </w:rPr>
        <w:t>Part 2</w:t>
      </w:r>
    </w:p>
    <w:p w14:paraId="226C10C1" w14:textId="77777777" w:rsidR="00CC3AE1" w:rsidRPr="00FE2AF0" w:rsidRDefault="00CC3AE1" w:rsidP="00CC3AE1">
      <w:pPr>
        <w:pStyle w:val="ListParagraph"/>
        <w:shd w:val="clear" w:color="auto" w:fill="FFFFFF"/>
        <w:spacing w:after="0" w:line="240" w:lineRule="auto"/>
        <w:rPr>
          <w:rFonts w:ascii="Open Sans" w:eastAsia="Times New Roman" w:hAnsi="Open Sans" w:cs="Times New Roman"/>
          <w:color w:val="444444"/>
          <w:szCs w:val="24"/>
        </w:rPr>
      </w:pPr>
    </w:p>
    <w:p w14:paraId="26CB8CAA" w14:textId="576B22F8" w:rsidR="00CC3AE1" w:rsidRPr="00FE2AF0" w:rsidRDefault="003D2F09" w:rsidP="00061963">
      <w:pPr>
        <w:pStyle w:val="ListParagraph"/>
        <w:numPr>
          <w:ilvl w:val="3"/>
          <w:numId w:val="14"/>
        </w:numPr>
        <w:shd w:val="clear" w:color="auto" w:fill="FFFFFF"/>
        <w:suppressAutoHyphens/>
        <w:spacing w:after="0" w:line="240" w:lineRule="auto"/>
        <w:ind w:left="244" w:firstLine="0"/>
        <w:rPr>
          <w:rFonts w:ascii="Open Sans" w:eastAsia="Times New Roman" w:hAnsi="Open Sans" w:cs="Times New Roman"/>
          <w:color w:val="444444"/>
          <w:szCs w:val="24"/>
        </w:rPr>
      </w:pPr>
      <w:r>
        <w:rPr>
          <w:rFonts w:ascii="Open Sans" w:eastAsia="Times New Roman" w:hAnsi="Open Sans" w:cs="Times New Roman"/>
          <w:color w:val="444444"/>
          <w:szCs w:val="24"/>
        </w:rPr>
        <w:t>Make sure t</w:t>
      </w:r>
      <w:r w:rsidR="000C266A">
        <w:rPr>
          <w:rFonts w:ascii="Open Sans" w:eastAsia="Times New Roman" w:hAnsi="Open Sans" w:cs="Times New Roman"/>
          <w:color w:val="444444"/>
          <w:szCs w:val="24"/>
        </w:rPr>
        <w:t>he f</w:t>
      </w:r>
      <w:r w:rsidR="00CC3AE1" w:rsidRPr="00FE2AF0">
        <w:rPr>
          <w:rFonts w:ascii="Open Sans" w:eastAsia="Times New Roman" w:hAnsi="Open Sans" w:cs="Times New Roman"/>
          <w:color w:val="444444"/>
          <w:szCs w:val="24"/>
        </w:rPr>
        <w:t xml:space="preserve">ollowing components are up and </w:t>
      </w:r>
      <w:r w:rsidR="000C266A">
        <w:rPr>
          <w:rFonts w:ascii="Open Sans" w:eastAsia="Times New Roman" w:hAnsi="Open Sans" w:cs="Times New Roman"/>
          <w:color w:val="444444"/>
          <w:szCs w:val="24"/>
        </w:rPr>
        <w:t xml:space="preserve">are </w:t>
      </w:r>
      <w:r w:rsidR="00CC3AE1" w:rsidRPr="00FE2AF0">
        <w:rPr>
          <w:rFonts w:ascii="Open Sans" w:eastAsia="Times New Roman" w:hAnsi="Open Sans" w:cs="Times New Roman"/>
          <w:color w:val="444444"/>
          <w:szCs w:val="24"/>
        </w:rPr>
        <w:t>in running status</w:t>
      </w:r>
      <w:r>
        <w:rPr>
          <w:rFonts w:ascii="Open Sans" w:eastAsia="Times New Roman" w:hAnsi="Open Sans" w:cs="Times New Roman"/>
          <w:color w:val="444444"/>
          <w:szCs w:val="24"/>
        </w:rPr>
        <w:t>:</w:t>
      </w:r>
    </w:p>
    <w:p w14:paraId="69E01359" w14:textId="77777777" w:rsidR="00CC3AE1" w:rsidRPr="00FE2AF0" w:rsidRDefault="00CC3AE1" w:rsidP="00CC3AE1">
      <w:pPr>
        <w:pStyle w:val="ListParagraph"/>
        <w:shd w:val="clear" w:color="auto" w:fill="FFFFFF"/>
        <w:spacing w:after="0" w:line="240" w:lineRule="auto"/>
        <w:ind w:left="0"/>
        <w:rPr>
          <w:rFonts w:ascii="Open Sans" w:eastAsia="Times New Roman" w:hAnsi="Open Sans" w:cs="Times New Roman"/>
          <w:color w:val="444444"/>
          <w:sz w:val="24"/>
          <w:szCs w:val="24"/>
        </w:rPr>
      </w:pPr>
    </w:p>
    <w:tbl>
      <w:tblPr>
        <w:tblW w:w="0" w:type="auto"/>
        <w:tblInd w:w="44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108"/>
        <w:gridCol w:w="1524"/>
        <w:gridCol w:w="1846"/>
      </w:tblGrid>
      <w:tr w:rsidR="00CC3AE1" w14:paraId="18448F80" w14:textId="77777777" w:rsidTr="00345159">
        <w:trPr>
          <w:trHeight w:val="340"/>
        </w:trPr>
        <w:tc>
          <w:tcPr>
            <w:tcW w:w="1108" w:type="dxa"/>
            <w:tcBorders>
              <w:top w:val="single" w:sz="4" w:space="0" w:color="00000A"/>
              <w:left w:val="single" w:sz="4" w:space="0" w:color="00000A"/>
              <w:bottom w:val="single" w:sz="4" w:space="0" w:color="00000A"/>
              <w:right w:val="single" w:sz="4" w:space="0" w:color="00000A"/>
            </w:tcBorders>
            <w:shd w:val="clear" w:color="auto" w:fill="E7E6E6"/>
            <w:tcMar>
              <w:left w:w="108" w:type="dxa"/>
            </w:tcMar>
          </w:tcPr>
          <w:p w14:paraId="54532302" w14:textId="77777777" w:rsidR="00CC3AE1" w:rsidRDefault="00CC3AE1" w:rsidP="00345159">
            <w:pPr>
              <w:spacing w:after="0"/>
              <w:jc w:val="center"/>
              <w:rPr>
                <w:b/>
                <w:sz w:val="16"/>
                <w:szCs w:val="24"/>
              </w:rPr>
            </w:pPr>
            <w:bookmarkStart w:id="36" w:name="_Toc463370387"/>
            <w:bookmarkEnd w:id="36"/>
            <w:r>
              <w:rPr>
                <w:b/>
                <w:sz w:val="16"/>
                <w:szCs w:val="24"/>
              </w:rPr>
              <w:t>Component #</w:t>
            </w:r>
          </w:p>
        </w:tc>
        <w:tc>
          <w:tcPr>
            <w:tcW w:w="1524" w:type="dxa"/>
            <w:tcBorders>
              <w:top w:val="single" w:sz="4" w:space="0" w:color="00000A"/>
              <w:left w:val="single" w:sz="4" w:space="0" w:color="00000A"/>
              <w:bottom w:val="single" w:sz="4" w:space="0" w:color="00000A"/>
              <w:right w:val="single" w:sz="4" w:space="0" w:color="00000A"/>
            </w:tcBorders>
            <w:shd w:val="clear" w:color="auto" w:fill="E7E6E6"/>
            <w:tcMar>
              <w:left w:w="108" w:type="dxa"/>
            </w:tcMar>
          </w:tcPr>
          <w:p w14:paraId="1472F03A" w14:textId="77777777" w:rsidR="00CC3AE1" w:rsidRDefault="00CC3AE1" w:rsidP="00345159">
            <w:pPr>
              <w:spacing w:after="0"/>
              <w:jc w:val="center"/>
              <w:rPr>
                <w:b/>
                <w:sz w:val="16"/>
                <w:szCs w:val="24"/>
              </w:rPr>
            </w:pPr>
            <w:r>
              <w:rPr>
                <w:b/>
                <w:sz w:val="16"/>
                <w:szCs w:val="24"/>
              </w:rPr>
              <w:t>Component Name</w:t>
            </w:r>
          </w:p>
        </w:tc>
        <w:tc>
          <w:tcPr>
            <w:tcW w:w="1846" w:type="dxa"/>
            <w:tcBorders>
              <w:top w:val="single" w:sz="4" w:space="0" w:color="00000A"/>
              <w:left w:val="single" w:sz="4" w:space="0" w:color="00000A"/>
              <w:bottom w:val="single" w:sz="4" w:space="0" w:color="00000A"/>
              <w:right w:val="single" w:sz="4" w:space="0" w:color="00000A"/>
            </w:tcBorders>
            <w:shd w:val="clear" w:color="auto" w:fill="E7E6E6"/>
            <w:tcMar>
              <w:left w:w="108" w:type="dxa"/>
            </w:tcMar>
          </w:tcPr>
          <w:p w14:paraId="18769526" w14:textId="77777777" w:rsidR="00CC3AE1" w:rsidRDefault="00CC3AE1" w:rsidP="00345159">
            <w:pPr>
              <w:spacing w:after="0"/>
              <w:jc w:val="center"/>
              <w:rPr>
                <w:b/>
                <w:sz w:val="16"/>
                <w:szCs w:val="24"/>
              </w:rPr>
            </w:pPr>
            <w:r>
              <w:rPr>
                <w:b/>
                <w:sz w:val="16"/>
                <w:szCs w:val="24"/>
              </w:rPr>
              <w:t>Purpose</w:t>
            </w:r>
          </w:p>
        </w:tc>
      </w:tr>
      <w:tr w:rsidR="00CC3AE1" w14:paraId="5E9461DD" w14:textId="77777777" w:rsidTr="00345159">
        <w:trPr>
          <w:trHeight w:val="409"/>
        </w:trPr>
        <w:tc>
          <w:tcPr>
            <w:tcW w:w="11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941D9EC" w14:textId="77777777" w:rsidR="00CC3AE1" w:rsidRDefault="00CC3AE1" w:rsidP="00345159">
            <w:pPr>
              <w:spacing w:after="0"/>
              <w:jc w:val="center"/>
              <w:rPr>
                <w:sz w:val="16"/>
                <w:szCs w:val="23"/>
              </w:rPr>
            </w:pPr>
            <w:r>
              <w:rPr>
                <w:sz w:val="16"/>
                <w:szCs w:val="23"/>
              </w:rPr>
              <w:t>A</w:t>
            </w:r>
          </w:p>
        </w:tc>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E5203F6" w14:textId="77777777" w:rsidR="00CC3AE1" w:rsidRDefault="00CC3AE1" w:rsidP="00345159">
            <w:pPr>
              <w:spacing w:after="0"/>
              <w:jc w:val="center"/>
              <w:rPr>
                <w:sz w:val="16"/>
              </w:rPr>
            </w:pPr>
            <w:r>
              <w:rPr>
                <w:sz w:val="16"/>
              </w:rPr>
              <w:t>Amazon S3</w:t>
            </w:r>
          </w:p>
        </w:tc>
        <w:tc>
          <w:tcPr>
            <w:tcW w:w="18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B6EA3F1" w14:textId="77777777" w:rsidR="00CC3AE1" w:rsidRDefault="00CC3AE1" w:rsidP="00345159">
            <w:pPr>
              <w:spacing w:after="0"/>
              <w:jc w:val="center"/>
              <w:rPr>
                <w:sz w:val="16"/>
              </w:rPr>
            </w:pPr>
            <w:r>
              <w:rPr>
                <w:sz w:val="16"/>
              </w:rPr>
              <w:t>Storage</w:t>
            </w:r>
          </w:p>
        </w:tc>
      </w:tr>
      <w:tr w:rsidR="00CC3AE1" w14:paraId="24B8C110" w14:textId="77777777" w:rsidTr="00345159">
        <w:trPr>
          <w:trHeight w:val="409"/>
        </w:trPr>
        <w:tc>
          <w:tcPr>
            <w:tcW w:w="11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D7B4B4D" w14:textId="77777777" w:rsidR="00CC3AE1" w:rsidRDefault="00CC3AE1" w:rsidP="00345159">
            <w:pPr>
              <w:spacing w:after="0"/>
              <w:jc w:val="center"/>
              <w:rPr>
                <w:sz w:val="16"/>
              </w:rPr>
            </w:pPr>
            <w:r>
              <w:rPr>
                <w:sz w:val="16"/>
              </w:rPr>
              <w:t>C</w:t>
            </w:r>
          </w:p>
        </w:tc>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E04B803" w14:textId="77777777" w:rsidR="00CC3AE1" w:rsidRDefault="00CC3AE1" w:rsidP="00345159">
            <w:pPr>
              <w:spacing w:after="0"/>
              <w:jc w:val="center"/>
              <w:rPr>
                <w:sz w:val="16"/>
                <w:szCs w:val="23"/>
              </w:rPr>
            </w:pPr>
            <w:r>
              <w:rPr>
                <w:sz w:val="16"/>
              </w:rPr>
              <w:t xml:space="preserve">ATTUNITY  </w:t>
            </w:r>
            <w:proofErr w:type="spellStart"/>
            <w:r>
              <w:rPr>
                <w:sz w:val="16"/>
                <w:szCs w:val="23"/>
              </w:rPr>
              <w:t>CloudBeam</w:t>
            </w:r>
            <w:proofErr w:type="spellEnd"/>
          </w:p>
        </w:tc>
        <w:tc>
          <w:tcPr>
            <w:tcW w:w="18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61452CA" w14:textId="77777777" w:rsidR="00CC3AE1" w:rsidRDefault="00CC3AE1" w:rsidP="00345159">
            <w:pPr>
              <w:spacing w:after="0"/>
              <w:jc w:val="center"/>
              <w:rPr>
                <w:sz w:val="16"/>
              </w:rPr>
            </w:pPr>
            <w:r>
              <w:rPr>
                <w:sz w:val="16"/>
              </w:rPr>
              <w:t>ETL Software</w:t>
            </w:r>
          </w:p>
        </w:tc>
      </w:tr>
      <w:tr w:rsidR="00CC3AE1" w14:paraId="3BFDB774" w14:textId="77777777" w:rsidTr="00345159">
        <w:trPr>
          <w:trHeight w:val="409"/>
        </w:trPr>
        <w:tc>
          <w:tcPr>
            <w:tcW w:w="11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ED346B2" w14:textId="77777777" w:rsidR="00CC3AE1" w:rsidRDefault="00CC3AE1" w:rsidP="00345159">
            <w:pPr>
              <w:spacing w:after="0"/>
              <w:jc w:val="center"/>
              <w:rPr>
                <w:sz w:val="16"/>
              </w:rPr>
            </w:pPr>
            <w:r>
              <w:rPr>
                <w:sz w:val="16"/>
              </w:rPr>
              <w:t>D</w:t>
            </w:r>
          </w:p>
        </w:tc>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A4C0A3B" w14:textId="77777777" w:rsidR="00CC3AE1" w:rsidRDefault="00CC3AE1" w:rsidP="00345159">
            <w:pPr>
              <w:spacing w:after="0"/>
              <w:jc w:val="center"/>
              <w:rPr>
                <w:sz w:val="16"/>
              </w:rPr>
            </w:pPr>
            <w:r>
              <w:rPr>
                <w:sz w:val="16"/>
              </w:rPr>
              <w:t>MySQL</w:t>
            </w:r>
          </w:p>
        </w:tc>
        <w:tc>
          <w:tcPr>
            <w:tcW w:w="18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2316509" w14:textId="77777777" w:rsidR="00CC3AE1" w:rsidRDefault="00CC3AE1" w:rsidP="00345159">
            <w:pPr>
              <w:spacing w:after="0"/>
              <w:jc w:val="center"/>
              <w:rPr>
                <w:sz w:val="16"/>
              </w:rPr>
            </w:pPr>
            <w:r>
              <w:rPr>
                <w:sz w:val="16"/>
              </w:rPr>
              <w:t>Database</w:t>
            </w:r>
          </w:p>
        </w:tc>
      </w:tr>
      <w:tr w:rsidR="00CC3AE1" w14:paraId="42DE6212" w14:textId="77777777" w:rsidTr="00345159">
        <w:trPr>
          <w:trHeight w:val="432"/>
        </w:trPr>
        <w:tc>
          <w:tcPr>
            <w:tcW w:w="11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F73A4ED" w14:textId="77777777" w:rsidR="00CC3AE1" w:rsidRDefault="00CC3AE1" w:rsidP="00345159">
            <w:pPr>
              <w:spacing w:after="0"/>
              <w:jc w:val="center"/>
              <w:rPr>
                <w:sz w:val="16"/>
                <w:szCs w:val="23"/>
              </w:rPr>
            </w:pPr>
            <w:r>
              <w:rPr>
                <w:sz w:val="16"/>
                <w:szCs w:val="23"/>
              </w:rPr>
              <w:t>E</w:t>
            </w:r>
          </w:p>
        </w:tc>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28AE306" w14:textId="77777777" w:rsidR="00CC3AE1" w:rsidRDefault="00CC3AE1" w:rsidP="00345159">
            <w:pPr>
              <w:spacing w:after="0"/>
              <w:jc w:val="center"/>
              <w:rPr>
                <w:sz w:val="16"/>
              </w:rPr>
            </w:pPr>
            <w:r>
              <w:rPr>
                <w:sz w:val="16"/>
              </w:rPr>
              <w:t>AWS RedShift</w:t>
            </w:r>
          </w:p>
        </w:tc>
        <w:tc>
          <w:tcPr>
            <w:tcW w:w="18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5344F99" w14:textId="77777777" w:rsidR="00CC3AE1" w:rsidRDefault="00CC3AE1" w:rsidP="00345159">
            <w:pPr>
              <w:spacing w:after="0"/>
              <w:jc w:val="center"/>
              <w:rPr>
                <w:sz w:val="16"/>
              </w:rPr>
            </w:pPr>
            <w:r>
              <w:rPr>
                <w:sz w:val="16"/>
              </w:rPr>
              <w:t>Storage</w:t>
            </w:r>
          </w:p>
        </w:tc>
      </w:tr>
      <w:tr w:rsidR="00CC3AE1" w14:paraId="748649F1" w14:textId="77777777" w:rsidTr="00345159">
        <w:trPr>
          <w:trHeight w:val="432"/>
        </w:trPr>
        <w:tc>
          <w:tcPr>
            <w:tcW w:w="11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8651CEF" w14:textId="77777777" w:rsidR="00CC3AE1" w:rsidRDefault="00CC3AE1" w:rsidP="00345159">
            <w:pPr>
              <w:spacing w:after="0"/>
              <w:jc w:val="center"/>
              <w:rPr>
                <w:sz w:val="16"/>
                <w:szCs w:val="23"/>
              </w:rPr>
            </w:pPr>
            <w:r>
              <w:rPr>
                <w:sz w:val="16"/>
                <w:szCs w:val="23"/>
              </w:rPr>
              <w:t>G</w:t>
            </w:r>
          </w:p>
        </w:tc>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A13F935" w14:textId="77777777" w:rsidR="00CC3AE1" w:rsidRDefault="00CC3AE1" w:rsidP="00345159">
            <w:pPr>
              <w:spacing w:after="0"/>
              <w:jc w:val="center"/>
              <w:rPr>
                <w:sz w:val="16"/>
              </w:rPr>
            </w:pPr>
            <w:r>
              <w:rPr>
                <w:sz w:val="16"/>
              </w:rPr>
              <w:t>Tomcat 1</w:t>
            </w:r>
          </w:p>
        </w:tc>
        <w:tc>
          <w:tcPr>
            <w:tcW w:w="18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B4C2DD0" w14:textId="77777777" w:rsidR="00CC3AE1" w:rsidRDefault="00CC3AE1" w:rsidP="00345159">
            <w:pPr>
              <w:spacing w:after="0"/>
              <w:jc w:val="center"/>
              <w:rPr>
                <w:sz w:val="16"/>
              </w:rPr>
            </w:pPr>
            <w:r>
              <w:rPr>
                <w:sz w:val="16"/>
              </w:rPr>
              <w:t>To Run the Automate Dashboard</w:t>
            </w:r>
          </w:p>
        </w:tc>
      </w:tr>
      <w:tr w:rsidR="00CC3AE1" w14:paraId="57238FF1" w14:textId="77777777" w:rsidTr="00345159">
        <w:trPr>
          <w:trHeight w:val="432"/>
        </w:trPr>
        <w:tc>
          <w:tcPr>
            <w:tcW w:w="11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ECFAA65" w14:textId="77777777" w:rsidR="00CC3AE1" w:rsidRDefault="00CC3AE1" w:rsidP="00345159">
            <w:pPr>
              <w:spacing w:after="0"/>
              <w:jc w:val="center"/>
              <w:rPr>
                <w:sz w:val="16"/>
                <w:szCs w:val="23"/>
              </w:rPr>
            </w:pPr>
            <w:r>
              <w:rPr>
                <w:sz w:val="16"/>
                <w:szCs w:val="23"/>
              </w:rPr>
              <w:t>H</w:t>
            </w:r>
          </w:p>
        </w:tc>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FC8CAAB" w14:textId="77777777" w:rsidR="00CC3AE1" w:rsidRDefault="00CC3AE1" w:rsidP="00345159">
            <w:pPr>
              <w:spacing w:after="0"/>
              <w:jc w:val="center"/>
              <w:rPr>
                <w:sz w:val="16"/>
              </w:rPr>
            </w:pPr>
            <w:r>
              <w:rPr>
                <w:sz w:val="16"/>
              </w:rPr>
              <w:t>Tomcat 2</w:t>
            </w:r>
          </w:p>
        </w:tc>
        <w:tc>
          <w:tcPr>
            <w:tcW w:w="18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513E421" w14:textId="77777777" w:rsidR="00CC3AE1" w:rsidRDefault="00CC3AE1" w:rsidP="00345159">
            <w:pPr>
              <w:spacing w:after="0"/>
              <w:jc w:val="center"/>
              <w:rPr>
                <w:sz w:val="16"/>
              </w:rPr>
            </w:pPr>
            <w:r>
              <w:rPr>
                <w:sz w:val="16"/>
              </w:rPr>
              <w:t xml:space="preserve">To run the ATTUNITY </w:t>
            </w:r>
            <w:proofErr w:type="spellStart"/>
            <w:r>
              <w:rPr>
                <w:sz w:val="16"/>
              </w:rPr>
              <w:t>CloudBeam</w:t>
            </w:r>
            <w:proofErr w:type="spellEnd"/>
            <w:r>
              <w:rPr>
                <w:sz w:val="16"/>
              </w:rPr>
              <w:t xml:space="preserve"> ETL Job</w:t>
            </w:r>
          </w:p>
        </w:tc>
      </w:tr>
    </w:tbl>
    <w:p w14:paraId="0A55F51C" w14:textId="77777777" w:rsidR="00CC3AE1" w:rsidRDefault="00CC3AE1" w:rsidP="00CC3AE1">
      <w:pPr>
        <w:pStyle w:val="Step"/>
      </w:pPr>
    </w:p>
    <w:p w14:paraId="1EA8DD82" w14:textId="77777777" w:rsidR="00CC3AE1" w:rsidRDefault="00CC3AE1">
      <w:pPr>
        <w:rPr>
          <w:rFonts w:ascii="Open Sans" w:hAnsi="Open Sans"/>
          <w:color w:val="444444"/>
        </w:rPr>
      </w:pPr>
      <w:r>
        <w:br w:type="page"/>
      </w:r>
    </w:p>
    <w:p w14:paraId="4F468FC1" w14:textId="77777777" w:rsidR="00CC3AE1" w:rsidRPr="00F50B4E" w:rsidRDefault="00CC3AE1" w:rsidP="00CC3AE1">
      <w:pPr>
        <w:pStyle w:val="DocH1"/>
      </w:pPr>
      <w:bookmarkStart w:id="37" w:name="_Toc467687814"/>
      <w:r>
        <w:lastRenderedPageBreak/>
        <w:t xml:space="preserve">3. </w:t>
      </w:r>
      <w:r w:rsidRPr="00F50B4E">
        <w:t>Business Use Case</w:t>
      </w:r>
      <w:bookmarkEnd w:id="37"/>
    </w:p>
    <w:p w14:paraId="6105BC8C" w14:textId="059D1648" w:rsidR="00CC3AE1" w:rsidRPr="00762B04" w:rsidDel="00A727C5" w:rsidRDefault="00CC3AE1" w:rsidP="00A727C5">
      <w:pPr>
        <w:spacing w:before="280" w:after="280"/>
        <w:rPr>
          <w:del w:id="38" w:author="Abhinandan" w:date="2016-12-15T00:55:00Z"/>
          <w:rFonts w:ascii="Open Sans" w:eastAsia="Open Sans" w:hAnsi="Open Sans" w:cs="Open Sans"/>
          <w:color w:val="404040" w:themeColor="text1" w:themeTint="BF"/>
          <w:szCs w:val="24"/>
        </w:rPr>
      </w:pPr>
      <w:del w:id="39" w:author="Abhinandan" w:date="2016-12-15T00:56:00Z">
        <w:r w:rsidRPr="00762B04" w:rsidDel="00A727C5">
          <w:rPr>
            <w:rFonts w:ascii="Open Sans" w:eastAsia="Open Sans" w:hAnsi="Open Sans" w:cs="Open Sans"/>
            <w:color w:val="404040" w:themeColor="text1" w:themeTint="BF"/>
            <w:szCs w:val="24"/>
          </w:rPr>
          <w:delText>These days, a lot of people make their living as stock trader</w:delText>
        </w:r>
        <w:r w:rsidR="000C266A" w:rsidDel="00A727C5">
          <w:rPr>
            <w:rFonts w:ascii="Open Sans" w:eastAsia="Open Sans" w:hAnsi="Open Sans" w:cs="Open Sans"/>
            <w:color w:val="404040" w:themeColor="text1" w:themeTint="BF"/>
            <w:szCs w:val="24"/>
          </w:rPr>
          <w:delText>s</w:delText>
        </w:r>
        <w:r w:rsidRPr="00762B04" w:rsidDel="00A727C5">
          <w:rPr>
            <w:rFonts w:ascii="Open Sans" w:eastAsia="Open Sans" w:hAnsi="Open Sans" w:cs="Open Sans"/>
            <w:color w:val="404040" w:themeColor="text1" w:themeTint="BF"/>
            <w:szCs w:val="24"/>
          </w:rPr>
          <w:delText xml:space="preserve">. However, stock trading is not a simple job. </w:delText>
        </w:r>
      </w:del>
      <w:ins w:id="40" w:author="Abhinandan" w:date="2016-12-15T00:56:00Z">
        <w:r w:rsidR="00A727C5" w:rsidRPr="00A727C5">
          <w:rPr>
            <w:rFonts w:ascii="Open Sans" w:eastAsia="Open Sans" w:hAnsi="Open Sans" w:cs="Open Sans"/>
            <w:color w:val="404040" w:themeColor="text1" w:themeTint="BF"/>
            <w:szCs w:val="24"/>
          </w:rPr>
          <w:t xml:space="preserve">Please refer to the </w:t>
        </w:r>
      </w:ins>
      <w:ins w:id="41" w:author="Kathryn Gillett" w:date="2016-12-15T15:14:00Z">
        <w:r w:rsidR="00C070CD">
          <w:rPr>
            <w:rFonts w:ascii="Open Sans" w:eastAsia="Open Sans" w:hAnsi="Open Sans" w:cs="Open Sans"/>
            <w:color w:val="404040" w:themeColor="text1" w:themeTint="BF"/>
            <w:szCs w:val="24"/>
          </w:rPr>
          <w:t>O</w:t>
        </w:r>
      </w:ins>
      <w:ins w:id="42" w:author="Abhinandan" w:date="2016-12-15T00:56:00Z">
        <w:del w:id="43" w:author="Kathryn Gillett" w:date="2016-12-15T15:14:00Z">
          <w:r w:rsidR="00A727C5" w:rsidRPr="00A727C5" w:rsidDel="00C070CD">
            <w:rPr>
              <w:rFonts w:ascii="Open Sans" w:eastAsia="Open Sans" w:hAnsi="Open Sans" w:cs="Open Sans"/>
              <w:color w:val="404040" w:themeColor="text1" w:themeTint="BF"/>
              <w:szCs w:val="24"/>
            </w:rPr>
            <w:delText>o</w:delText>
          </w:r>
        </w:del>
        <w:r w:rsidR="00A727C5" w:rsidRPr="00A727C5">
          <w:rPr>
            <w:rFonts w:ascii="Open Sans" w:eastAsia="Open Sans" w:hAnsi="Open Sans" w:cs="Open Sans"/>
            <w:color w:val="404040" w:themeColor="text1" w:themeTint="BF"/>
            <w:szCs w:val="24"/>
          </w:rPr>
          <w:t xml:space="preserve">verview document for the </w:t>
        </w:r>
      </w:ins>
      <w:ins w:id="44" w:author="Kathryn Gillett" w:date="2016-12-15T15:14:00Z">
        <w:r w:rsidR="00C070CD">
          <w:rPr>
            <w:rFonts w:ascii="Open Sans" w:eastAsia="Open Sans" w:hAnsi="Open Sans" w:cs="Open Sans"/>
            <w:color w:val="404040" w:themeColor="text1" w:themeTint="BF"/>
            <w:szCs w:val="24"/>
          </w:rPr>
          <w:t>B</w:t>
        </w:r>
      </w:ins>
      <w:ins w:id="45" w:author="Abhinandan" w:date="2016-12-15T00:56:00Z">
        <w:del w:id="46" w:author="Kathryn Gillett" w:date="2016-12-15T15:14:00Z">
          <w:r w:rsidR="00A727C5" w:rsidRPr="00A727C5" w:rsidDel="00C070CD">
            <w:rPr>
              <w:rFonts w:ascii="Open Sans" w:eastAsia="Open Sans" w:hAnsi="Open Sans" w:cs="Open Sans"/>
              <w:color w:val="404040" w:themeColor="text1" w:themeTint="BF"/>
              <w:szCs w:val="24"/>
            </w:rPr>
            <w:delText>b</w:delText>
          </w:r>
        </w:del>
        <w:r w:rsidR="00A727C5" w:rsidRPr="00A727C5">
          <w:rPr>
            <w:rFonts w:ascii="Open Sans" w:eastAsia="Open Sans" w:hAnsi="Open Sans" w:cs="Open Sans"/>
            <w:color w:val="404040" w:themeColor="text1" w:themeTint="BF"/>
            <w:szCs w:val="24"/>
          </w:rPr>
          <w:t xml:space="preserve">usiness </w:t>
        </w:r>
      </w:ins>
      <w:ins w:id="47" w:author="Kathryn Gillett" w:date="2016-12-15T15:14:00Z">
        <w:r w:rsidR="00C070CD">
          <w:rPr>
            <w:rFonts w:ascii="Open Sans" w:eastAsia="Open Sans" w:hAnsi="Open Sans" w:cs="Open Sans"/>
            <w:color w:val="404040" w:themeColor="text1" w:themeTint="BF"/>
            <w:szCs w:val="24"/>
          </w:rPr>
          <w:t>U</w:t>
        </w:r>
      </w:ins>
      <w:ins w:id="48" w:author="Abhinandan" w:date="2016-12-15T00:56:00Z">
        <w:del w:id="49" w:author="Kathryn Gillett" w:date="2016-12-15T15:14:00Z">
          <w:r w:rsidR="00A727C5" w:rsidRPr="00A727C5" w:rsidDel="00C070CD">
            <w:rPr>
              <w:rFonts w:ascii="Open Sans" w:eastAsia="Open Sans" w:hAnsi="Open Sans" w:cs="Open Sans"/>
              <w:color w:val="404040" w:themeColor="text1" w:themeTint="BF"/>
              <w:szCs w:val="24"/>
            </w:rPr>
            <w:delText>u</w:delText>
          </w:r>
        </w:del>
        <w:r w:rsidR="00A727C5" w:rsidRPr="00A727C5">
          <w:rPr>
            <w:rFonts w:ascii="Open Sans" w:eastAsia="Open Sans" w:hAnsi="Open Sans" w:cs="Open Sans"/>
            <w:color w:val="404040" w:themeColor="text1" w:themeTint="BF"/>
            <w:szCs w:val="24"/>
          </w:rPr>
          <w:t xml:space="preserve">se </w:t>
        </w:r>
      </w:ins>
      <w:ins w:id="50" w:author="Kathryn Gillett" w:date="2016-12-15T15:14:00Z">
        <w:r w:rsidR="00C070CD">
          <w:rPr>
            <w:rFonts w:ascii="Open Sans" w:eastAsia="Open Sans" w:hAnsi="Open Sans" w:cs="Open Sans"/>
            <w:color w:val="404040" w:themeColor="text1" w:themeTint="BF"/>
            <w:szCs w:val="24"/>
          </w:rPr>
          <w:t>C</w:t>
        </w:r>
      </w:ins>
      <w:ins w:id="51" w:author="Abhinandan" w:date="2016-12-15T00:56:00Z">
        <w:del w:id="52" w:author="Kathryn Gillett" w:date="2016-12-15T15:14:00Z">
          <w:r w:rsidR="00A727C5" w:rsidRPr="00A727C5" w:rsidDel="00C070CD">
            <w:rPr>
              <w:rFonts w:ascii="Open Sans" w:eastAsia="Open Sans" w:hAnsi="Open Sans" w:cs="Open Sans"/>
              <w:color w:val="404040" w:themeColor="text1" w:themeTint="BF"/>
              <w:szCs w:val="24"/>
            </w:rPr>
            <w:delText>c</w:delText>
          </w:r>
        </w:del>
        <w:proofErr w:type="gramStart"/>
        <w:r w:rsidR="00A727C5" w:rsidRPr="00A727C5">
          <w:rPr>
            <w:rFonts w:ascii="Open Sans" w:eastAsia="Open Sans" w:hAnsi="Open Sans" w:cs="Open Sans"/>
            <w:color w:val="404040" w:themeColor="text1" w:themeTint="BF"/>
            <w:szCs w:val="24"/>
          </w:rPr>
          <w:t>ase</w:t>
        </w:r>
        <w:proofErr w:type="gramEnd"/>
        <w:del w:id="53" w:author="Kathryn Gillett" w:date="2016-12-15T15:14:00Z">
          <w:r w:rsidR="00A727C5" w:rsidRPr="00A727C5" w:rsidDel="00C070CD">
            <w:rPr>
              <w:rFonts w:ascii="Open Sans" w:eastAsia="Open Sans" w:hAnsi="Open Sans" w:cs="Open Sans"/>
              <w:color w:val="404040" w:themeColor="text1" w:themeTint="BF"/>
              <w:szCs w:val="24"/>
            </w:rPr>
            <w:delText>,</w:delText>
          </w:r>
        </w:del>
        <w:r w:rsidR="00A727C5" w:rsidRPr="00A727C5">
          <w:rPr>
            <w:rFonts w:ascii="Open Sans" w:eastAsia="Open Sans" w:hAnsi="Open Sans" w:cs="Open Sans"/>
            <w:color w:val="404040" w:themeColor="text1" w:themeTint="BF"/>
            <w:szCs w:val="24"/>
          </w:rPr>
          <w:t xml:space="preserve"> used in this </w:t>
        </w:r>
        <w:del w:id="54" w:author="Kathryn Gillett" w:date="2016-12-15T15:13:00Z">
          <w:r w:rsidR="00A727C5" w:rsidRPr="00A727C5" w:rsidDel="00C070CD">
            <w:rPr>
              <w:rFonts w:ascii="Open Sans" w:eastAsia="Open Sans" w:hAnsi="Open Sans" w:cs="Open Sans"/>
              <w:color w:val="404040" w:themeColor="text1" w:themeTint="BF"/>
              <w:szCs w:val="24"/>
            </w:rPr>
            <w:delText>demo</w:delText>
          </w:r>
        </w:del>
      </w:ins>
      <w:ins w:id="55" w:author="Kathryn Gillett" w:date="2016-12-15T15:13:00Z">
        <w:r w:rsidR="00C070CD">
          <w:rPr>
            <w:rFonts w:ascii="Open Sans" w:eastAsia="Open Sans" w:hAnsi="Open Sans" w:cs="Open Sans"/>
            <w:color w:val="404040" w:themeColor="text1" w:themeTint="BF"/>
            <w:szCs w:val="24"/>
          </w:rPr>
          <w:t>AWS Marketplace Fusion</w:t>
        </w:r>
      </w:ins>
      <w:ins w:id="56" w:author="Abhinandan" w:date="2016-12-15T00:56:00Z">
        <w:r w:rsidR="00A727C5" w:rsidRPr="00A727C5">
          <w:rPr>
            <w:rFonts w:ascii="Open Sans" w:eastAsia="Open Sans" w:hAnsi="Open Sans" w:cs="Open Sans"/>
            <w:color w:val="404040" w:themeColor="text1" w:themeTint="BF"/>
            <w:szCs w:val="24"/>
          </w:rPr>
          <w:t xml:space="preserve"> </w:t>
        </w:r>
      </w:ins>
      <w:ins w:id="57" w:author="Kathryn Gillett" w:date="2016-12-15T15:13:00Z">
        <w:r w:rsidR="00C070CD">
          <w:rPr>
            <w:rFonts w:ascii="Open Sans" w:eastAsia="Open Sans" w:hAnsi="Open Sans" w:cs="Open Sans"/>
            <w:color w:val="404040" w:themeColor="text1" w:themeTint="BF"/>
            <w:szCs w:val="24"/>
          </w:rPr>
          <w:t>S</w:t>
        </w:r>
      </w:ins>
      <w:ins w:id="58" w:author="Abhinandan" w:date="2016-12-15T00:56:00Z">
        <w:del w:id="59" w:author="Kathryn Gillett" w:date="2016-12-15T15:13:00Z">
          <w:r w:rsidR="00A727C5" w:rsidRPr="00A727C5" w:rsidDel="00C070CD">
            <w:rPr>
              <w:rFonts w:ascii="Open Sans" w:eastAsia="Open Sans" w:hAnsi="Open Sans" w:cs="Open Sans"/>
              <w:color w:val="404040" w:themeColor="text1" w:themeTint="BF"/>
              <w:szCs w:val="24"/>
            </w:rPr>
            <w:delText>s</w:delText>
          </w:r>
        </w:del>
        <w:r w:rsidR="00A727C5" w:rsidRPr="00A727C5">
          <w:rPr>
            <w:rFonts w:ascii="Open Sans" w:eastAsia="Open Sans" w:hAnsi="Open Sans" w:cs="Open Sans"/>
            <w:color w:val="404040" w:themeColor="text1" w:themeTint="BF"/>
            <w:szCs w:val="24"/>
          </w:rPr>
          <w:t>olution</w:t>
        </w:r>
        <w:del w:id="60" w:author="Kathryn Gillett" w:date="2016-12-15T15:14:00Z">
          <w:r w:rsidR="00A727C5" w:rsidRPr="00A727C5" w:rsidDel="00C070CD">
            <w:rPr>
              <w:rFonts w:ascii="Open Sans" w:eastAsia="Open Sans" w:hAnsi="Open Sans" w:cs="Open Sans"/>
              <w:color w:val="404040" w:themeColor="text1" w:themeTint="BF"/>
              <w:szCs w:val="24"/>
            </w:rPr>
            <w:delText xml:space="preserve"> that you will be setting up</w:delText>
          </w:r>
        </w:del>
        <w:r w:rsidR="00A727C5">
          <w:rPr>
            <w:rFonts w:ascii="Open Sans" w:eastAsia="Open Sans" w:hAnsi="Open Sans" w:cs="Open Sans"/>
            <w:color w:val="404040" w:themeColor="text1" w:themeTint="BF"/>
            <w:szCs w:val="24"/>
          </w:rPr>
          <w:t>.</w:t>
        </w:r>
      </w:ins>
      <w:del w:id="61" w:author="Abhinandan" w:date="2016-12-15T00:55:00Z">
        <w:r w:rsidRPr="00762B04" w:rsidDel="00A727C5">
          <w:rPr>
            <w:rFonts w:ascii="Open Sans" w:eastAsia="Open Sans" w:hAnsi="Open Sans" w:cs="Open Sans"/>
            <w:color w:val="404040" w:themeColor="text1" w:themeTint="BF"/>
            <w:szCs w:val="24"/>
          </w:rPr>
          <w:delText xml:space="preserve">A good stock trader has to keep an eye out </w:delText>
        </w:r>
        <w:r w:rsidR="000C266A" w:rsidDel="00A727C5">
          <w:rPr>
            <w:rFonts w:ascii="Open Sans" w:eastAsia="Open Sans" w:hAnsi="Open Sans" w:cs="Open Sans"/>
            <w:color w:val="404040" w:themeColor="text1" w:themeTint="BF"/>
            <w:szCs w:val="24"/>
          </w:rPr>
          <w:delText>for</w:delText>
        </w:r>
        <w:r w:rsidR="000C266A" w:rsidRPr="00762B04" w:rsidDel="00A727C5">
          <w:rPr>
            <w:rFonts w:ascii="Open Sans" w:eastAsia="Open Sans" w:hAnsi="Open Sans" w:cs="Open Sans"/>
            <w:color w:val="404040" w:themeColor="text1" w:themeTint="BF"/>
            <w:szCs w:val="24"/>
          </w:rPr>
          <w:delText xml:space="preserve"> </w:delText>
        </w:r>
        <w:r w:rsidRPr="00762B04" w:rsidDel="00A727C5">
          <w:rPr>
            <w:rFonts w:ascii="Open Sans" w:eastAsia="Open Sans" w:hAnsi="Open Sans" w:cs="Open Sans"/>
            <w:color w:val="404040" w:themeColor="text1" w:themeTint="BF"/>
            <w:szCs w:val="24"/>
          </w:rPr>
          <w:delText xml:space="preserve">every possible piece of information that can possibly impact the stock prices of a company. </w:delText>
        </w:r>
        <w:r w:rsidR="000C266A" w:rsidDel="00A727C5">
          <w:rPr>
            <w:rFonts w:ascii="Open Sans" w:eastAsia="Open Sans" w:hAnsi="Open Sans" w:cs="Open Sans"/>
            <w:color w:val="404040" w:themeColor="text1" w:themeTint="BF"/>
            <w:szCs w:val="24"/>
          </w:rPr>
          <w:delText>T</w:delText>
        </w:r>
        <w:r w:rsidRPr="00762B04" w:rsidDel="00A727C5">
          <w:rPr>
            <w:rFonts w:ascii="Open Sans" w:eastAsia="Open Sans" w:hAnsi="Open Sans" w:cs="Open Sans"/>
            <w:color w:val="404040" w:themeColor="text1" w:themeTint="BF"/>
            <w:szCs w:val="24"/>
          </w:rPr>
          <w:delText>his is exceedingly difficult for a stock trader who does not want to sit in front of a computer to monitor prices around the clock.</w:delText>
        </w:r>
      </w:del>
    </w:p>
    <w:p w14:paraId="341F341B" w14:textId="34AF3632" w:rsidR="00CC3AE1" w:rsidRPr="00762B04" w:rsidDel="00A727C5" w:rsidRDefault="00CC3AE1" w:rsidP="00A727C5">
      <w:pPr>
        <w:spacing w:before="280" w:after="280"/>
        <w:rPr>
          <w:del w:id="62" w:author="Abhinandan" w:date="2016-12-15T00:55:00Z"/>
          <w:rFonts w:ascii="Open Sans" w:eastAsia="Open Sans" w:hAnsi="Open Sans" w:cs="Open Sans"/>
          <w:color w:val="404040" w:themeColor="text1" w:themeTint="BF"/>
          <w:szCs w:val="24"/>
        </w:rPr>
      </w:pPr>
      <w:del w:id="63" w:author="Abhinandan" w:date="2016-12-15T00:55:00Z">
        <w:r w:rsidRPr="00762B04" w:rsidDel="00A727C5">
          <w:rPr>
            <w:rFonts w:ascii="Open Sans" w:eastAsia="Open Sans" w:hAnsi="Open Sans" w:cs="Open Sans"/>
            <w:color w:val="404040" w:themeColor="text1" w:themeTint="BF"/>
            <w:szCs w:val="24"/>
          </w:rPr>
          <w:delText>In such situations, the stock trader could face the following issues:</w:delText>
        </w:r>
      </w:del>
    </w:p>
    <w:p w14:paraId="2C1EC335" w14:textId="7912D47B" w:rsidR="00CC3AE1" w:rsidRPr="00D96340" w:rsidDel="00A727C5" w:rsidRDefault="00CC3AE1">
      <w:pPr>
        <w:spacing w:before="280" w:after="280"/>
        <w:rPr>
          <w:del w:id="64" w:author="Abhinandan" w:date="2016-12-15T00:55:00Z"/>
          <w:szCs w:val="24"/>
        </w:rPr>
        <w:pPrChange w:id="65" w:author="Abhinandan" w:date="2016-12-15T00:55:00Z">
          <w:pPr>
            <w:numPr>
              <w:numId w:val="17"/>
            </w:numPr>
            <w:spacing w:after="0" w:line="276" w:lineRule="auto"/>
            <w:ind w:left="720" w:hanging="360"/>
            <w:contextualSpacing/>
          </w:pPr>
        </w:pPrChange>
      </w:pPr>
      <w:del w:id="66" w:author="Abhinandan" w:date="2016-12-15T00:55:00Z">
        <w:r w:rsidRPr="00D96340" w:rsidDel="00A727C5">
          <w:rPr>
            <w:rFonts w:ascii="Open Sans" w:eastAsia="Open Sans" w:hAnsi="Open Sans" w:cs="Open Sans"/>
            <w:szCs w:val="24"/>
          </w:rPr>
          <w:delText>Have limited access to the information on external factors which could potentially impact the stock prices of a company.</w:delText>
        </w:r>
      </w:del>
    </w:p>
    <w:p w14:paraId="3333821A" w14:textId="796284CF" w:rsidR="00CC3AE1" w:rsidRPr="00D96340" w:rsidDel="00A727C5" w:rsidRDefault="00CC3AE1">
      <w:pPr>
        <w:spacing w:before="280" w:after="280"/>
        <w:rPr>
          <w:del w:id="67" w:author="Abhinandan" w:date="2016-12-15T00:55:00Z"/>
          <w:szCs w:val="24"/>
        </w:rPr>
        <w:pPrChange w:id="68" w:author="Abhinandan" w:date="2016-12-15T00:55:00Z">
          <w:pPr>
            <w:numPr>
              <w:numId w:val="17"/>
            </w:numPr>
            <w:spacing w:after="0" w:line="276" w:lineRule="auto"/>
            <w:ind w:left="720" w:hanging="360"/>
            <w:contextualSpacing/>
          </w:pPr>
        </w:pPrChange>
      </w:pPr>
      <w:del w:id="69" w:author="Abhinandan" w:date="2016-12-15T00:55:00Z">
        <w:r w:rsidRPr="00D96340" w:rsidDel="00A727C5">
          <w:rPr>
            <w:rFonts w:ascii="Open Sans" w:eastAsia="Open Sans" w:hAnsi="Open Sans" w:cs="Open Sans"/>
            <w:szCs w:val="24"/>
          </w:rPr>
          <w:delText>Be limited to non-real time analytics and non-elastic systems.</w:delText>
        </w:r>
      </w:del>
    </w:p>
    <w:p w14:paraId="5A12DB9D" w14:textId="0924307A" w:rsidR="00CC3AE1" w:rsidRPr="00D96340" w:rsidDel="00A727C5" w:rsidRDefault="00CC3AE1">
      <w:pPr>
        <w:spacing w:before="280" w:after="280"/>
        <w:rPr>
          <w:del w:id="70" w:author="Abhinandan" w:date="2016-12-15T00:55:00Z"/>
          <w:szCs w:val="24"/>
        </w:rPr>
        <w:pPrChange w:id="71" w:author="Abhinandan" w:date="2016-12-15T00:55:00Z">
          <w:pPr>
            <w:numPr>
              <w:numId w:val="17"/>
            </w:numPr>
            <w:spacing w:line="276" w:lineRule="auto"/>
            <w:ind w:left="720" w:hanging="360"/>
            <w:contextualSpacing/>
          </w:pPr>
        </w:pPrChange>
      </w:pPr>
      <w:del w:id="72" w:author="Abhinandan" w:date="2016-12-15T00:55:00Z">
        <w:r w:rsidRPr="00D96340" w:rsidDel="00A727C5">
          <w:rPr>
            <w:rFonts w:ascii="Open Sans" w:eastAsia="Open Sans" w:hAnsi="Open Sans" w:cs="Open Sans"/>
            <w:szCs w:val="24"/>
          </w:rPr>
          <w:delText>Face a handicap of a lack of backend predictive analytics.</w:delText>
        </w:r>
      </w:del>
    </w:p>
    <w:p w14:paraId="207FEA68" w14:textId="4614C56D" w:rsidR="00CC3AE1" w:rsidRPr="00D96340" w:rsidDel="00A727C5" w:rsidRDefault="00CC3AE1" w:rsidP="00A727C5">
      <w:pPr>
        <w:spacing w:before="280" w:after="280"/>
        <w:rPr>
          <w:del w:id="73" w:author="Abhinandan" w:date="2016-12-15T00:55:00Z"/>
          <w:rFonts w:ascii="Open Sans" w:eastAsia="Open Sans" w:hAnsi="Open Sans" w:cs="Open Sans"/>
          <w:color w:val="444444"/>
          <w:szCs w:val="24"/>
        </w:rPr>
      </w:pPr>
      <w:del w:id="74" w:author="Abhinandan" w:date="2016-12-15T00:55:00Z">
        <w:r w:rsidRPr="00D96340" w:rsidDel="00A727C5">
          <w:rPr>
            <w:rFonts w:ascii="Open Sans" w:eastAsia="Open Sans" w:hAnsi="Open Sans" w:cs="Open Sans"/>
            <w:color w:val="444444"/>
            <w:szCs w:val="24"/>
          </w:rPr>
          <w:delText>But with the advancement of technology, one can overcome all these difficulties by building a robust analytics system.</w:delText>
        </w:r>
      </w:del>
    </w:p>
    <w:p w14:paraId="66505F7C" w14:textId="6D99B23A" w:rsidR="00CC3AE1" w:rsidRPr="00D96340" w:rsidDel="00A727C5" w:rsidRDefault="00CC3AE1" w:rsidP="00A727C5">
      <w:pPr>
        <w:spacing w:before="280" w:after="280"/>
        <w:rPr>
          <w:del w:id="75" w:author="Abhinandan" w:date="2016-12-15T00:55:00Z"/>
          <w:rFonts w:ascii="Open Sans" w:eastAsia="Open Sans" w:hAnsi="Open Sans" w:cs="Open Sans"/>
          <w:color w:val="444444"/>
          <w:szCs w:val="24"/>
        </w:rPr>
      </w:pPr>
      <w:del w:id="76" w:author="Abhinandan" w:date="2016-12-15T00:55:00Z">
        <w:r w:rsidRPr="00D96340" w:rsidDel="00A727C5">
          <w:rPr>
            <w:rFonts w:ascii="Open Sans" w:eastAsia="Open Sans" w:hAnsi="Open Sans" w:cs="Open Sans"/>
            <w:color w:val="444444"/>
            <w:szCs w:val="24"/>
          </w:rPr>
          <w:delText xml:space="preserve">The </w:delText>
        </w:r>
        <w:r w:rsidRPr="00B135B8" w:rsidDel="00A727C5">
          <w:rPr>
            <w:rFonts w:ascii="Open Sans" w:eastAsia="Open Sans" w:hAnsi="Open Sans" w:cs="Open Sans"/>
            <w:b/>
            <w:color w:val="444444"/>
            <w:szCs w:val="24"/>
          </w:rPr>
          <w:delText>AWS Cloud Based Analytics</w:delText>
        </w:r>
        <w:r w:rsidRPr="00D96340" w:rsidDel="00A727C5">
          <w:rPr>
            <w:rFonts w:ascii="Open Sans" w:eastAsia="Open Sans" w:hAnsi="Open Sans" w:cs="Open Sans"/>
            <w:color w:val="444444"/>
            <w:szCs w:val="24"/>
          </w:rPr>
          <w:delText xml:space="preserve"> makes all of these possible:</w:delText>
        </w:r>
      </w:del>
    </w:p>
    <w:p w14:paraId="346C11BB" w14:textId="47429B72" w:rsidR="00CC3AE1" w:rsidRPr="00D96340" w:rsidDel="00A727C5" w:rsidRDefault="00CC3AE1">
      <w:pPr>
        <w:spacing w:before="280" w:after="280"/>
        <w:rPr>
          <w:del w:id="77" w:author="Abhinandan" w:date="2016-12-15T00:55:00Z"/>
          <w:szCs w:val="24"/>
        </w:rPr>
        <w:pPrChange w:id="78" w:author="Abhinandan" w:date="2016-12-15T00:55:00Z">
          <w:pPr>
            <w:numPr>
              <w:numId w:val="18"/>
            </w:numPr>
            <w:spacing w:after="0" w:line="276" w:lineRule="auto"/>
            <w:ind w:left="720" w:hanging="360"/>
            <w:contextualSpacing/>
          </w:pPr>
        </w:pPrChange>
      </w:pPr>
      <w:del w:id="79" w:author="Abhinandan" w:date="2016-12-15T00:55:00Z">
        <w:r w:rsidRPr="00D96340" w:rsidDel="00A727C5">
          <w:rPr>
            <w:rFonts w:ascii="Open Sans" w:eastAsia="Open Sans" w:hAnsi="Open Sans" w:cs="Open Sans"/>
            <w:szCs w:val="24"/>
          </w:rPr>
          <w:delText xml:space="preserve">With </w:delText>
        </w:r>
        <w:r w:rsidR="000C266A" w:rsidDel="00A727C5">
          <w:rPr>
            <w:rFonts w:ascii="Open Sans" w:eastAsia="Open Sans" w:hAnsi="Open Sans" w:cs="Open Sans"/>
            <w:szCs w:val="24"/>
          </w:rPr>
          <w:delText xml:space="preserve">a </w:delText>
        </w:r>
        <w:r w:rsidRPr="00D96340" w:rsidDel="00A727C5">
          <w:rPr>
            <w:rFonts w:ascii="Open Sans" w:eastAsia="Open Sans" w:hAnsi="Open Sans" w:cs="Open Sans"/>
            <w:szCs w:val="24"/>
          </w:rPr>
          <w:delText>minimum setup of a sophisticated analytics system, a stock trader can see how even a small piece of information impacts the stock price. For e</w:delText>
        </w:r>
        <w:r w:rsidDel="00A727C5">
          <w:rPr>
            <w:rFonts w:ascii="Open Sans" w:eastAsia="Open Sans" w:hAnsi="Open Sans" w:cs="Open Sans"/>
            <w:szCs w:val="24"/>
          </w:rPr>
          <w:delText>xample</w:delText>
        </w:r>
        <w:r w:rsidRPr="00D96340" w:rsidDel="00A727C5">
          <w:rPr>
            <w:rFonts w:ascii="Open Sans" w:eastAsia="Open Sans" w:hAnsi="Open Sans" w:cs="Open Sans"/>
            <w:szCs w:val="24"/>
          </w:rPr>
          <w:delText>, a storm forecast in the area of manufacturing plant of a company could potentially impact the customer delivery timeline of a company, which in turn could directly impact revenue and the stock prices.</w:delText>
        </w:r>
      </w:del>
    </w:p>
    <w:p w14:paraId="30F10C2D" w14:textId="7FC1AC17" w:rsidR="00CC3AE1" w:rsidDel="00A727C5" w:rsidRDefault="00CC3AE1">
      <w:pPr>
        <w:spacing w:before="280" w:after="280"/>
        <w:rPr>
          <w:del w:id="80" w:author="Abhinandan" w:date="2016-12-15T00:55:00Z"/>
          <w:szCs w:val="24"/>
        </w:rPr>
        <w:pPrChange w:id="81" w:author="Abhinandan" w:date="2016-12-15T00:55:00Z">
          <w:pPr>
            <w:numPr>
              <w:numId w:val="18"/>
            </w:numPr>
            <w:spacing w:after="0" w:line="276" w:lineRule="auto"/>
            <w:ind w:left="720" w:hanging="360"/>
            <w:contextualSpacing/>
          </w:pPr>
        </w:pPrChange>
      </w:pPr>
      <w:del w:id="82" w:author="Abhinandan" w:date="2016-12-15T00:55:00Z">
        <w:r w:rsidRPr="00D96340" w:rsidDel="00A727C5">
          <w:rPr>
            <w:rFonts w:ascii="Open Sans" w:eastAsia="Open Sans" w:hAnsi="Open Sans" w:cs="Open Sans"/>
            <w:szCs w:val="24"/>
          </w:rPr>
          <w:delText>However, by predicting the occurrence of storm using machine learning techniques, the trader now has access to this information beforehand, and has the choice sell their stock in advance before its price goes down.</w:delText>
        </w:r>
      </w:del>
    </w:p>
    <w:p w14:paraId="2A6CDAA3" w14:textId="43F3E9D6" w:rsidR="00CC3AE1" w:rsidRPr="00762B04" w:rsidDel="00A727C5" w:rsidRDefault="00CC3AE1">
      <w:pPr>
        <w:spacing w:before="280" w:after="280"/>
        <w:rPr>
          <w:del w:id="83" w:author="Abhinandan" w:date="2016-12-15T00:55:00Z"/>
          <w:szCs w:val="24"/>
        </w:rPr>
        <w:pPrChange w:id="84" w:author="Abhinandan" w:date="2016-12-15T00:55:00Z">
          <w:pPr>
            <w:spacing w:after="0" w:line="276" w:lineRule="auto"/>
            <w:contextualSpacing/>
          </w:pPr>
        </w:pPrChange>
      </w:pPr>
    </w:p>
    <w:p w14:paraId="2D0C7336" w14:textId="4065DFC5" w:rsidR="00CC3AE1" w:rsidRDefault="00CC3AE1">
      <w:pPr>
        <w:spacing w:before="280" w:after="280"/>
        <w:rPr>
          <w:rFonts w:ascii="Open Sans" w:eastAsia="Open Sans" w:hAnsi="Open Sans" w:cs="Open Sans"/>
          <w:color w:val="404040" w:themeColor="text1" w:themeTint="BF"/>
          <w:szCs w:val="24"/>
        </w:rPr>
        <w:pPrChange w:id="85" w:author="Abhinandan" w:date="2016-12-15T00:55:00Z">
          <w:pPr/>
        </w:pPrChange>
      </w:pPr>
      <w:del w:id="86" w:author="Abhinandan" w:date="2016-12-15T00:55:00Z">
        <w:r w:rsidRPr="00762B04" w:rsidDel="00A727C5">
          <w:rPr>
            <w:rFonts w:ascii="Open Sans" w:eastAsia="Open Sans" w:hAnsi="Open Sans" w:cs="Open Sans"/>
            <w:color w:val="404040" w:themeColor="text1" w:themeTint="BF"/>
            <w:szCs w:val="24"/>
          </w:rPr>
          <w:delText>Thus, predictive analytics saves trader</w:delText>
        </w:r>
        <w:r w:rsidR="000C266A" w:rsidDel="00A727C5">
          <w:rPr>
            <w:rFonts w:ascii="Open Sans" w:eastAsia="Open Sans" w:hAnsi="Open Sans" w:cs="Open Sans"/>
            <w:color w:val="404040" w:themeColor="text1" w:themeTint="BF"/>
            <w:szCs w:val="24"/>
          </w:rPr>
          <w:delText>s</w:delText>
        </w:r>
        <w:r w:rsidRPr="00762B04" w:rsidDel="00A727C5">
          <w:rPr>
            <w:rFonts w:ascii="Open Sans" w:eastAsia="Open Sans" w:hAnsi="Open Sans" w:cs="Open Sans"/>
            <w:color w:val="404040" w:themeColor="text1" w:themeTint="BF"/>
            <w:szCs w:val="24"/>
          </w:rPr>
          <w:delText xml:space="preserve"> massive losses worth thousands of dollars by helping them make more informed decisions.</w:delText>
        </w:r>
      </w:del>
    </w:p>
    <w:p w14:paraId="51ACA9D8" w14:textId="77777777" w:rsidR="00CC3AE1" w:rsidRDefault="00CC3AE1">
      <w:pPr>
        <w:rPr>
          <w:rFonts w:ascii="Open Sans" w:eastAsia="Open Sans" w:hAnsi="Open Sans" w:cs="Open Sans"/>
          <w:color w:val="404040" w:themeColor="text1" w:themeTint="BF"/>
          <w:szCs w:val="24"/>
        </w:rPr>
      </w:pPr>
      <w:r>
        <w:rPr>
          <w:rFonts w:ascii="Open Sans" w:eastAsia="Open Sans" w:hAnsi="Open Sans" w:cs="Open Sans"/>
          <w:color w:val="404040" w:themeColor="text1" w:themeTint="BF"/>
          <w:szCs w:val="24"/>
        </w:rPr>
        <w:br w:type="page"/>
      </w:r>
    </w:p>
    <w:p w14:paraId="67FCAB64" w14:textId="77777777" w:rsidR="00CC3AE1" w:rsidRDefault="00CC3AE1" w:rsidP="00CC3AE1">
      <w:pPr>
        <w:pStyle w:val="DocH1"/>
      </w:pPr>
      <w:bookmarkStart w:id="87" w:name="_Toc463370388"/>
      <w:bookmarkStart w:id="88" w:name="_Toc467687815"/>
      <w:bookmarkEnd w:id="87"/>
      <w:r>
        <w:lastRenderedPageBreak/>
        <w:t>4. Audience</w:t>
      </w:r>
      <w:bookmarkEnd w:id="88"/>
    </w:p>
    <w:p w14:paraId="6348190E" w14:textId="4783F75C" w:rsidR="00CC3AE1" w:rsidRPr="004A4B0C" w:rsidRDefault="00CC3AE1" w:rsidP="00CC3AE1">
      <w:pPr>
        <w:pStyle w:val="step2"/>
      </w:pPr>
      <w:r w:rsidRPr="004A4B0C">
        <w:t xml:space="preserve">This document is designed </w:t>
      </w:r>
      <w:r w:rsidR="00D05457">
        <w:t xml:space="preserve">for </w:t>
      </w:r>
      <w:r w:rsidRPr="004A4B0C">
        <w:t>different types of audience</w:t>
      </w:r>
      <w:r w:rsidR="00D05457">
        <w:t>s</w:t>
      </w:r>
      <w:r w:rsidRPr="004A4B0C">
        <w:t xml:space="preserve">. </w:t>
      </w:r>
      <w:r>
        <w:t>Therefore,</w:t>
      </w:r>
      <w:r w:rsidRPr="004A4B0C">
        <w:t xml:space="preserve"> each of the step</w:t>
      </w:r>
      <w:r>
        <w:t>s</w:t>
      </w:r>
      <w:r w:rsidRPr="004A4B0C">
        <w:t xml:space="preserve"> </w:t>
      </w:r>
      <w:r>
        <w:t>are explained in detail</w:t>
      </w:r>
      <w:r w:rsidRPr="004A4B0C">
        <w:t>. Below is a</w:t>
      </w:r>
      <w:r w:rsidR="00B135B8">
        <w:t xml:space="preserve"> </w:t>
      </w:r>
      <w:r w:rsidRPr="004A4B0C">
        <w:t xml:space="preserve">list </w:t>
      </w:r>
      <w:r w:rsidR="00D05457">
        <w:t xml:space="preserve">of </w:t>
      </w:r>
      <w:r w:rsidR="00B135B8">
        <w:t>people who are best suited to</w:t>
      </w:r>
      <w:r w:rsidR="00B135B8" w:rsidRPr="004A4B0C">
        <w:t xml:space="preserve"> </w:t>
      </w:r>
      <w:r w:rsidRPr="004A4B0C">
        <w:t>explore this document:</w:t>
      </w:r>
    </w:p>
    <w:p w14:paraId="5FF62658" w14:textId="77777777" w:rsidR="00CC3AE1" w:rsidRPr="00762B04" w:rsidRDefault="00CC3AE1" w:rsidP="00CC3AE1">
      <w:pPr>
        <w:pStyle w:val="step2"/>
      </w:pPr>
    </w:p>
    <w:p w14:paraId="0129EC44" w14:textId="77777777" w:rsidR="00CC3AE1" w:rsidRPr="00D96340" w:rsidRDefault="00CC3AE1" w:rsidP="00CC3AE1">
      <w:pPr>
        <w:pStyle w:val="step2"/>
        <w:rPr>
          <w:b/>
        </w:rPr>
      </w:pPr>
      <w:r w:rsidRPr="00D96340">
        <w:rPr>
          <w:b/>
        </w:rPr>
        <w:t>Enterprise Organization</w:t>
      </w:r>
    </w:p>
    <w:p w14:paraId="4059AE91" w14:textId="77777777" w:rsidR="00CC3AE1" w:rsidRDefault="00CC3AE1" w:rsidP="00061963">
      <w:pPr>
        <w:pStyle w:val="step2"/>
        <w:numPr>
          <w:ilvl w:val="0"/>
          <w:numId w:val="19"/>
        </w:numPr>
        <w:spacing w:before="120"/>
      </w:pPr>
      <w:r>
        <w:t>Developer</w:t>
      </w:r>
    </w:p>
    <w:p w14:paraId="4B8ABD8E" w14:textId="77777777" w:rsidR="00CC3AE1" w:rsidRDefault="00CC3AE1" w:rsidP="00061963">
      <w:pPr>
        <w:pStyle w:val="step2"/>
        <w:numPr>
          <w:ilvl w:val="0"/>
          <w:numId w:val="19"/>
        </w:numPr>
        <w:spacing w:before="120"/>
      </w:pPr>
      <w:r>
        <w:t xml:space="preserve">IT Professional </w:t>
      </w:r>
    </w:p>
    <w:p w14:paraId="2496BD77" w14:textId="77777777" w:rsidR="00CC3AE1" w:rsidRDefault="00CC3AE1" w:rsidP="00061963">
      <w:pPr>
        <w:pStyle w:val="step2"/>
        <w:numPr>
          <w:ilvl w:val="0"/>
          <w:numId w:val="19"/>
        </w:numPr>
        <w:spacing w:before="120"/>
      </w:pPr>
      <w:r>
        <w:t>IT Manager</w:t>
      </w:r>
    </w:p>
    <w:p w14:paraId="45EF3FA5" w14:textId="77777777" w:rsidR="00CC3AE1" w:rsidRDefault="00CC3AE1" w:rsidP="00CC3AE1">
      <w:pPr>
        <w:pStyle w:val="step2"/>
        <w:rPr>
          <w:b/>
        </w:rPr>
      </w:pPr>
    </w:p>
    <w:p w14:paraId="06696660" w14:textId="77777777" w:rsidR="00CC3AE1" w:rsidRPr="00D96340" w:rsidRDefault="00CC3AE1" w:rsidP="00CC3AE1">
      <w:pPr>
        <w:pStyle w:val="step2"/>
        <w:rPr>
          <w:b/>
        </w:rPr>
      </w:pPr>
      <w:r w:rsidRPr="00D96340">
        <w:rPr>
          <w:b/>
        </w:rPr>
        <w:t>Medium to Small Organization</w:t>
      </w:r>
    </w:p>
    <w:p w14:paraId="148924A7" w14:textId="77777777" w:rsidR="00CC3AE1" w:rsidRDefault="00CC3AE1" w:rsidP="00CC3AE1">
      <w:pPr>
        <w:pStyle w:val="ListParagraph"/>
        <w:rPr>
          <w:rFonts w:ascii="Open Sans" w:hAnsi="Open Sans"/>
          <w:color w:val="404040"/>
          <w:sz w:val="24"/>
          <w:szCs w:val="24"/>
        </w:rPr>
      </w:pPr>
      <w:r w:rsidRPr="00D96340">
        <w:t>DevOps</w:t>
      </w:r>
    </w:p>
    <w:p w14:paraId="6C4FE1D9" w14:textId="77777777" w:rsidR="00CC3AE1" w:rsidRPr="00045210" w:rsidRDefault="00CC3AE1" w:rsidP="00CC3AE1">
      <w:pPr>
        <w:jc w:val="center"/>
        <w:rPr>
          <w:i/>
          <w:sz w:val="36"/>
          <w:szCs w:val="36"/>
        </w:rPr>
      </w:pPr>
    </w:p>
    <w:p w14:paraId="4F98311A" w14:textId="77777777" w:rsidR="007E4340" w:rsidRDefault="007E4340">
      <w:pPr>
        <w:rPr>
          <w:rFonts w:ascii="Open Sans" w:hAnsi="Open Sans" w:cs="Open Sans"/>
          <w:sz w:val="44"/>
          <w:szCs w:val="56"/>
        </w:rPr>
      </w:pPr>
      <w:r>
        <w:rPr>
          <w:rFonts w:ascii="Open Sans" w:hAnsi="Open Sans" w:cs="Open Sans"/>
          <w:sz w:val="44"/>
          <w:szCs w:val="56"/>
        </w:rPr>
        <w:br w:type="page"/>
      </w:r>
    </w:p>
    <w:p w14:paraId="1CA0823F" w14:textId="77777777" w:rsidR="00350DEB" w:rsidRDefault="007E4340" w:rsidP="00061963">
      <w:pPr>
        <w:pStyle w:val="DocH1"/>
        <w:numPr>
          <w:ilvl w:val="0"/>
          <w:numId w:val="2"/>
        </w:numPr>
      </w:pPr>
      <w:bookmarkStart w:id="89" w:name="_Toc467687816"/>
      <w:r>
        <w:lastRenderedPageBreak/>
        <w:t>Setup Web App Deployment Environment</w:t>
      </w:r>
      <w:bookmarkEnd w:id="89"/>
    </w:p>
    <w:p w14:paraId="54B16F85" w14:textId="77777777" w:rsidR="00345159" w:rsidRPr="00345159" w:rsidRDefault="00345159" w:rsidP="00345159">
      <w:pPr>
        <w:pStyle w:val="Step"/>
      </w:pPr>
    </w:p>
    <w:p w14:paraId="361029D8" w14:textId="1DF05F07" w:rsidR="007E4340" w:rsidRPr="007E4340" w:rsidRDefault="007E4340" w:rsidP="007E4340">
      <w:pPr>
        <w:pStyle w:val="step2"/>
      </w:pPr>
      <w:r>
        <w:t xml:space="preserve">Amazon BYOD web application will be hosted on </w:t>
      </w:r>
      <w:r w:rsidR="00B135B8">
        <w:t xml:space="preserve">the </w:t>
      </w:r>
      <w:r w:rsidRPr="007E4340">
        <w:rPr>
          <w:b/>
        </w:rPr>
        <w:t xml:space="preserve">TIBCO </w:t>
      </w:r>
      <w:proofErr w:type="spellStart"/>
      <w:r w:rsidRPr="007E4340">
        <w:rPr>
          <w:b/>
        </w:rPr>
        <w:t>Spotfire</w:t>
      </w:r>
      <w:proofErr w:type="spellEnd"/>
      <w:r>
        <w:t xml:space="preserve"> EC2 instance </w:t>
      </w:r>
      <w:r w:rsidR="00D05457">
        <w:t xml:space="preserve">in order to </w:t>
      </w:r>
      <w:r>
        <w:t xml:space="preserve">establish </w:t>
      </w:r>
      <w:r w:rsidR="00D05457">
        <w:t xml:space="preserve">a </w:t>
      </w:r>
      <w:r>
        <w:t xml:space="preserve">remote desktop connection to </w:t>
      </w:r>
      <w:r w:rsidR="00B135B8">
        <w:t xml:space="preserve">the </w:t>
      </w:r>
      <w:r w:rsidRPr="007E4340">
        <w:rPr>
          <w:b/>
        </w:rPr>
        <w:t xml:space="preserve">TIBCO </w:t>
      </w:r>
      <w:proofErr w:type="spellStart"/>
      <w:r w:rsidRPr="007E4340">
        <w:rPr>
          <w:b/>
        </w:rPr>
        <w:t>Spotfire</w:t>
      </w:r>
      <w:proofErr w:type="spellEnd"/>
      <w:r>
        <w:t xml:space="preserve"> instance and perform </w:t>
      </w:r>
      <w:r w:rsidR="00B135B8">
        <w:t xml:space="preserve">the </w:t>
      </w:r>
      <w:r>
        <w:t>following steps on it.</w:t>
      </w:r>
    </w:p>
    <w:p w14:paraId="252205DB" w14:textId="77777777" w:rsidR="007E4340" w:rsidRDefault="007E4340" w:rsidP="00061963">
      <w:pPr>
        <w:pStyle w:val="DocH2"/>
        <w:numPr>
          <w:ilvl w:val="1"/>
          <w:numId w:val="2"/>
        </w:numPr>
      </w:pPr>
      <w:bookmarkStart w:id="90" w:name="_Toc467687817"/>
      <w:r>
        <w:t>Install Python packages</w:t>
      </w:r>
      <w:bookmarkEnd w:id="90"/>
    </w:p>
    <w:p w14:paraId="254779DA" w14:textId="297A4D6F" w:rsidR="00C32FD8" w:rsidRDefault="007E4340" w:rsidP="007E4340">
      <w:pPr>
        <w:pStyle w:val="step2"/>
      </w:pPr>
      <w:r>
        <w:t xml:space="preserve">Follow </w:t>
      </w:r>
      <w:r w:rsidR="0073582C">
        <w:t xml:space="preserve">the </w:t>
      </w:r>
      <w:r>
        <w:t>steps</w:t>
      </w:r>
      <w:r w:rsidR="0073582C">
        <w:t xml:space="preserve"> below</w:t>
      </w:r>
      <w:r>
        <w:t xml:space="preserve"> to install</w:t>
      </w:r>
      <w:r w:rsidR="0073582C">
        <w:t xml:space="preserve"> the</w:t>
      </w:r>
      <w:r>
        <w:t xml:space="preserve"> </w:t>
      </w:r>
      <w:r w:rsidRPr="00815D83">
        <w:rPr>
          <w:b/>
        </w:rPr>
        <w:t>psycopg2</w:t>
      </w:r>
      <w:r>
        <w:t xml:space="preserve"> and </w:t>
      </w:r>
      <w:r w:rsidRPr="00815D83">
        <w:rPr>
          <w:b/>
        </w:rPr>
        <w:t>tinys3</w:t>
      </w:r>
      <w:r>
        <w:t xml:space="preserve"> Python package</w:t>
      </w:r>
      <w:r w:rsidR="0073582C">
        <w:t>s</w:t>
      </w:r>
      <w:r>
        <w:t xml:space="preserve"> on </w:t>
      </w:r>
      <w:r w:rsidR="0073582C">
        <w:t xml:space="preserve">the </w:t>
      </w:r>
      <w:r w:rsidRPr="007E4340">
        <w:rPr>
          <w:b/>
        </w:rPr>
        <w:t xml:space="preserve">TIBCO </w:t>
      </w:r>
      <w:proofErr w:type="spellStart"/>
      <w:r w:rsidRPr="007E4340">
        <w:rPr>
          <w:b/>
        </w:rPr>
        <w:t>Spotfire</w:t>
      </w:r>
      <w:proofErr w:type="spellEnd"/>
      <w:r>
        <w:t xml:space="preserve"> instance.</w:t>
      </w:r>
    </w:p>
    <w:p w14:paraId="421A6B20" w14:textId="77777777" w:rsidR="00345159" w:rsidRDefault="00345159" w:rsidP="007E4340">
      <w:pPr>
        <w:pStyle w:val="step2"/>
      </w:pPr>
    </w:p>
    <w:p w14:paraId="0A8C76AE" w14:textId="53F97683" w:rsidR="00815D83" w:rsidRDefault="007E4340" w:rsidP="00345159">
      <w:pPr>
        <w:pStyle w:val="step3"/>
        <w:spacing w:line="240" w:lineRule="auto"/>
      </w:pPr>
      <w:r>
        <w:t xml:space="preserve">Open </w:t>
      </w:r>
      <w:r w:rsidR="0073582C">
        <w:t xml:space="preserve">a </w:t>
      </w:r>
      <w:r>
        <w:t xml:space="preserve">command prompt and execute </w:t>
      </w:r>
      <w:r w:rsidR="00B135B8">
        <w:t xml:space="preserve">the </w:t>
      </w:r>
      <w:r>
        <w:t xml:space="preserve">following command to install </w:t>
      </w:r>
      <w:r w:rsidR="0073582C">
        <w:t xml:space="preserve">the </w:t>
      </w:r>
      <w:r w:rsidRPr="00815D83">
        <w:rPr>
          <w:b/>
        </w:rPr>
        <w:t>psycopg2</w:t>
      </w:r>
      <w:r>
        <w:t xml:space="preserve"> package.</w:t>
      </w:r>
    </w:p>
    <w:p w14:paraId="49B1B2B3" w14:textId="77777777" w:rsidR="00345159" w:rsidRDefault="00345159" w:rsidP="00345159">
      <w:pPr>
        <w:pStyle w:val="step3"/>
        <w:numPr>
          <w:ilvl w:val="0"/>
          <w:numId w:val="0"/>
        </w:numPr>
        <w:spacing w:line="240" w:lineRule="auto"/>
        <w:ind w:left="288"/>
      </w:pPr>
    </w:p>
    <w:tbl>
      <w:tblPr>
        <w:tblStyle w:val="TableGrid"/>
        <w:tblW w:w="0" w:type="auto"/>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15" w:type="dxa"/>
          <w:left w:w="115" w:type="dxa"/>
          <w:bottom w:w="115" w:type="dxa"/>
          <w:right w:w="115" w:type="dxa"/>
        </w:tblCellMar>
        <w:tblLook w:val="04A0" w:firstRow="1" w:lastRow="0" w:firstColumn="1" w:lastColumn="0" w:noHBand="0" w:noVBand="1"/>
      </w:tblPr>
      <w:tblGrid>
        <w:gridCol w:w="9355"/>
      </w:tblGrid>
      <w:tr w:rsidR="007E4340" w14:paraId="35A4249E" w14:textId="77777777" w:rsidTr="00345159">
        <w:tc>
          <w:tcPr>
            <w:tcW w:w="9355" w:type="dxa"/>
            <w:shd w:val="clear" w:color="auto" w:fill="F2F2F2" w:themeFill="background1" w:themeFillShade="F2"/>
          </w:tcPr>
          <w:p w14:paraId="41214D6D" w14:textId="77777777" w:rsidR="007E4340" w:rsidRDefault="00815D83" w:rsidP="007E4340">
            <w:pPr>
              <w:pStyle w:val="step3"/>
              <w:numPr>
                <w:ilvl w:val="0"/>
                <w:numId w:val="0"/>
              </w:numPr>
            </w:pPr>
            <w:r>
              <w:t xml:space="preserve">pip install </w:t>
            </w:r>
            <w:r w:rsidRPr="006842C0">
              <w:t>psycopg2</w:t>
            </w:r>
          </w:p>
        </w:tc>
      </w:tr>
    </w:tbl>
    <w:p w14:paraId="751D88F4" w14:textId="77777777" w:rsidR="007E4340" w:rsidRDefault="007E4340" w:rsidP="007E4340">
      <w:pPr>
        <w:pStyle w:val="step3"/>
        <w:numPr>
          <w:ilvl w:val="0"/>
          <w:numId w:val="0"/>
        </w:numPr>
        <w:ind w:left="288"/>
      </w:pPr>
    </w:p>
    <w:p w14:paraId="091BE464" w14:textId="77777777" w:rsidR="00815D83" w:rsidRDefault="00815D83" w:rsidP="00345159">
      <w:pPr>
        <w:pStyle w:val="step3"/>
        <w:numPr>
          <w:ilvl w:val="0"/>
          <w:numId w:val="0"/>
        </w:numPr>
        <w:ind w:left="288" w:hanging="288"/>
      </w:pPr>
      <w:r>
        <w:rPr>
          <w:noProof/>
        </w:rPr>
        <w:drawing>
          <wp:inline distT="0" distB="0" distL="0" distR="0" wp14:anchorId="59DC7103" wp14:editId="78E86D1B">
            <wp:extent cx="3562350" cy="36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2350" cy="361950"/>
                    </a:xfrm>
                    <a:prstGeom prst="rect">
                      <a:avLst/>
                    </a:prstGeom>
                  </pic:spPr>
                </pic:pic>
              </a:graphicData>
            </a:graphic>
          </wp:inline>
        </w:drawing>
      </w:r>
    </w:p>
    <w:p w14:paraId="0E158B9A" w14:textId="77777777" w:rsidR="00815D83" w:rsidRDefault="00815D83" w:rsidP="007E4340">
      <w:pPr>
        <w:pStyle w:val="step3"/>
        <w:numPr>
          <w:ilvl w:val="0"/>
          <w:numId w:val="0"/>
        </w:numPr>
        <w:ind w:left="288"/>
      </w:pPr>
    </w:p>
    <w:p w14:paraId="6B993A0E" w14:textId="77777777" w:rsidR="00C32FD8" w:rsidRPr="00345159" w:rsidRDefault="00815D83" w:rsidP="00345159">
      <w:pPr>
        <w:pStyle w:val="step3"/>
        <w:spacing w:line="240" w:lineRule="auto"/>
      </w:pPr>
      <w:r>
        <w:t xml:space="preserve">Execute </w:t>
      </w:r>
      <w:r w:rsidR="0073582C">
        <w:t xml:space="preserve">the </w:t>
      </w:r>
      <w:r>
        <w:t xml:space="preserve">following command to install </w:t>
      </w:r>
      <w:r w:rsidRPr="00815D83">
        <w:rPr>
          <w:b/>
        </w:rPr>
        <w:t>tinys3</w:t>
      </w:r>
      <w:r>
        <w:rPr>
          <w:b/>
        </w:rPr>
        <w:t>.</w:t>
      </w:r>
    </w:p>
    <w:p w14:paraId="7055243E" w14:textId="77777777" w:rsidR="00345159" w:rsidRDefault="00345159" w:rsidP="00345159">
      <w:pPr>
        <w:pStyle w:val="step3"/>
        <w:numPr>
          <w:ilvl w:val="0"/>
          <w:numId w:val="0"/>
        </w:numPr>
        <w:spacing w:line="240" w:lineRule="auto"/>
        <w:ind w:left="288"/>
      </w:pPr>
    </w:p>
    <w:tbl>
      <w:tblPr>
        <w:tblStyle w:val="TableGrid"/>
        <w:tblW w:w="0" w:type="auto"/>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15" w:type="dxa"/>
          <w:left w:w="115" w:type="dxa"/>
          <w:bottom w:w="115" w:type="dxa"/>
          <w:right w:w="115" w:type="dxa"/>
        </w:tblCellMar>
        <w:tblLook w:val="04A0" w:firstRow="1" w:lastRow="0" w:firstColumn="1" w:lastColumn="0" w:noHBand="0" w:noVBand="1"/>
      </w:tblPr>
      <w:tblGrid>
        <w:gridCol w:w="9355"/>
      </w:tblGrid>
      <w:tr w:rsidR="00815D83" w14:paraId="2A072A33" w14:textId="77777777" w:rsidTr="00345159">
        <w:tc>
          <w:tcPr>
            <w:tcW w:w="9355" w:type="dxa"/>
            <w:shd w:val="clear" w:color="auto" w:fill="F2F2F2" w:themeFill="background1" w:themeFillShade="F2"/>
          </w:tcPr>
          <w:p w14:paraId="0D5C53CA" w14:textId="77777777" w:rsidR="00815D83" w:rsidRDefault="00815D83" w:rsidP="00815D83">
            <w:pPr>
              <w:pStyle w:val="step3"/>
              <w:numPr>
                <w:ilvl w:val="0"/>
                <w:numId w:val="0"/>
              </w:numPr>
            </w:pPr>
            <w:r>
              <w:t>pip install tinys3</w:t>
            </w:r>
          </w:p>
        </w:tc>
      </w:tr>
    </w:tbl>
    <w:p w14:paraId="6FEABABF" w14:textId="77777777" w:rsidR="00815D83" w:rsidRDefault="00815D83"/>
    <w:p w14:paraId="1B0B1186" w14:textId="77777777" w:rsidR="00C32FD8" w:rsidRDefault="00815D83" w:rsidP="00815D83">
      <w:r>
        <w:rPr>
          <w:noProof/>
        </w:rPr>
        <w:drawing>
          <wp:inline distT="0" distB="0" distL="0" distR="0" wp14:anchorId="07AEB007" wp14:editId="53A3C2E6">
            <wp:extent cx="3600450" cy="323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450" cy="323850"/>
                    </a:xfrm>
                    <a:prstGeom prst="rect">
                      <a:avLst/>
                    </a:prstGeom>
                  </pic:spPr>
                </pic:pic>
              </a:graphicData>
            </a:graphic>
          </wp:inline>
        </w:drawing>
      </w:r>
    </w:p>
    <w:p w14:paraId="12ABF6F5" w14:textId="77777777" w:rsidR="00815D83" w:rsidRDefault="00815D83" w:rsidP="00815D83"/>
    <w:p w14:paraId="6A2DCE19" w14:textId="77777777" w:rsidR="00815D83" w:rsidRDefault="00815D83" w:rsidP="00061963">
      <w:pPr>
        <w:pStyle w:val="DocH2"/>
        <w:numPr>
          <w:ilvl w:val="1"/>
          <w:numId w:val="2"/>
        </w:numPr>
      </w:pPr>
      <w:bookmarkStart w:id="91" w:name="_Toc467687818"/>
      <w:r>
        <w:t>Install R packages</w:t>
      </w:r>
      <w:bookmarkEnd w:id="91"/>
    </w:p>
    <w:p w14:paraId="7A487EA7" w14:textId="4E2CBAF0" w:rsidR="00C32FD8" w:rsidRDefault="00815D83" w:rsidP="00815D83">
      <w:pPr>
        <w:pStyle w:val="step2"/>
      </w:pPr>
      <w:r>
        <w:t xml:space="preserve">Follow </w:t>
      </w:r>
      <w:r w:rsidR="0073582C">
        <w:t xml:space="preserve">the </w:t>
      </w:r>
      <w:r>
        <w:t>steps</w:t>
      </w:r>
      <w:r w:rsidR="0073582C">
        <w:t xml:space="preserve"> below</w:t>
      </w:r>
      <w:r>
        <w:t xml:space="preserve"> to install </w:t>
      </w:r>
      <w:proofErr w:type="spellStart"/>
      <w:r w:rsidRPr="00815D83">
        <w:rPr>
          <w:b/>
        </w:rPr>
        <w:t>rJava</w:t>
      </w:r>
      <w:proofErr w:type="spellEnd"/>
      <w:r>
        <w:t xml:space="preserve">, </w:t>
      </w:r>
      <w:r w:rsidRPr="00815D83">
        <w:rPr>
          <w:b/>
        </w:rPr>
        <w:t>RJDBC</w:t>
      </w:r>
      <w:r w:rsidR="00B135B8">
        <w:rPr>
          <w:b/>
        </w:rPr>
        <w:t>,</w:t>
      </w:r>
      <w:r>
        <w:t xml:space="preserve"> and </w:t>
      </w:r>
      <w:proofErr w:type="spellStart"/>
      <w:r w:rsidRPr="00815D83">
        <w:rPr>
          <w:b/>
        </w:rPr>
        <w:t>devtools</w:t>
      </w:r>
      <w:proofErr w:type="spellEnd"/>
      <w:r>
        <w:t xml:space="preserve"> R packages.</w:t>
      </w:r>
    </w:p>
    <w:p w14:paraId="4A2FCA3F" w14:textId="554188DF" w:rsidR="00F64B14" w:rsidRDefault="00F64B14" w:rsidP="00345159">
      <w:pPr>
        <w:pStyle w:val="step3"/>
        <w:numPr>
          <w:ilvl w:val="0"/>
          <w:numId w:val="3"/>
        </w:numPr>
        <w:spacing w:line="240" w:lineRule="auto"/>
      </w:pPr>
      <w:r>
        <w:t xml:space="preserve">Open </w:t>
      </w:r>
      <w:r w:rsidR="0073582C">
        <w:t xml:space="preserve">a </w:t>
      </w:r>
      <w:r>
        <w:t xml:space="preserve">command prompt and execute </w:t>
      </w:r>
      <w:r w:rsidR="00B135B8">
        <w:t xml:space="preserve">an </w:t>
      </w:r>
      <w:r w:rsidRPr="00F64B14">
        <w:rPr>
          <w:b/>
        </w:rPr>
        <w:t>R</w:t>
      </w:r>
      <w:r>
        <w:t xml:space="preserve"> command to initiate </w:t>
      </w:r>
      <w:r w:rsidR="00AF311A">
        <w:t>an</w:t>
      </w:r>
      <w:r w:rsidR="00B135B8">
        <w:t xml:space="preserve"> </w:t>
      </w:r>
      <w:r>
        <w:t>R shell.</w:t>
      </w:r>
    </w:p>
    <w:p w14:paraId="266EBD36" w14:textId="77777777" w:rsidR="00345159" w:rsidRDefault="00345159" w:rsidP="00345159">
      <w:pPr>
        <w:pStyle w:val="step3"/>
        <w:numPr>
          <w:ilvl w:val="0"/>
          <w:numId w:val="0"/>
        </w:numPr>
        <w:spacing w:line="240" w:lineRule="auto"/>
        <w:ind w:left="288"/>
      </w:pPr>
    </w:p>
    <w:tbl>
      <w:tblPr>
        <w:tblStyle w:val="TableGrid"/>
        <w:tblW w:w="0" w:type="auto"/>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15" w:type="dxa"/>
          <w:left w:w="115" w:type="dxa"/>
          <w:bottom w:w="115" w:type="dxa"/>
          <w:right w:w="115" w:type="dxa"/>
        </w:tblCellMar>
        <w:tblLook w:val="04A0" w:firstRow="1" w:lastRow="0" w:firstColumn="1" w:lastColumn="0" w:noHBand="0" w:noVBand="1"/>
      </w:tblPr>
      <w:tblGrid>
        <w:gridCol w:w="9355"/>
      </w:tblGrid>
      <w:tr w:rsidR="00F64B14" w14:paraId="7D887CDB" w14:textId="77777777" w:rsidTr="00345159">
        <w:tc>
          <w:tcPr>
            <w:tcW w:w="9355" w:type="dxa"/>
            <w:shd w:val="clear" w:color="auto" w:fill="F2F2F2" w:themeFill="background1" w:themeFillShade="F2"/>
          </w:tcPr>
          <w:p w14:paraId="015D90CB" w14:textId="77777777" w:rsidR="00F64B14" w:rsidRDefault="00F64B14" w:rsidP="00345159">
            <w:pPr>
              <w:pStyle w:val="step3"/>
              <w:numPr>
                <w:ilvl w:val="0"/>
                <w:numId w:val="0"/>
              </w:numPr>
            </w:pPr>
            <w:r>
              <w:t>R</w:t>
            </w:r>
          </w:p>
        </w:tc>
      </w:tr>
    </w:tbl>
    <w:p w14:paraId="782AD7D7" w14:textId="77777777" w:rsidR="00F64B14" w:rsidRPr="00815D83" w:rsidRDefault="00F64B14" w:rsidP="00F64B14">
      <w:pPr>
        <w:pStyle w:val="step3"/>
        <w:numPr>
          <w:ilvl w:val="0"/>
          <w:numId w:val="0"/>
        </w:numPr>
        <w:ind w:left="288"/>
      </w:pPr>
    </w:p>
    <w:p w14:paraId="1EA74945" w14:textId="77777777" w:rsidR="00C32FD8" w:rsidRDefault="00345159">
      <w:r>
        <w:t xml:space="preserve"> </w:t>
      </w:r>
      <w:r w:rsidR="00F64B14">
        <w:rPr>
          <w:noProof/>
        </w:rPr>
        <w:drawing>
          <wp:inline distT="0" distB="0" distL="0" distR="0" wp14:anchorId="4C78E0E6" wp14:editId="5458AE3F">
            <wp:extent cx="2590800" cy="3143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0800" cy="314325"/>
                    </a:xfrm>
                    <a:prstGeom prst="rect">
                      <a:avLst/>
                    </a:prstGeom>
                  </pic:spPr>
                </pic:pic>
              </a:graphicData>
            </a:graphic>
          </wp:inline>
        </w:drawing>
      </w:r>
    </w:p>
    <w:p w14:paraId="12B2A0C7" w14:textId="5FCFD1FA" w:rsidR="00C32FD8" w:rsidRDefault="00F64B14" w:rsidP="00061963">
      <w:pPr>
        <w:pStyle w:val="step3"/>
        <w:numPr>
          <w:ilvl w:val="0"/>
          <w:numId w:val="3"/>
        </w:numPr>
        <w:spacing w:line="360" w:lineRule="auto"/>
      </w:pPr>
      <w:r>
        <w:t xml:space="preserve">Execute </w:t>
      </w:r>
      <w:r w:rsidR="0073582C">
        <w:t xml:space="preserve">the </w:t>
      </w:r>
      <w:r>
        <w:t xml:space="preserve">commands </w:t>
      </w:r>
      <w:r w:rsidR="0073582C">
        <w:t xml:space="preserve">below </w:t>
      </w:r>
      <w:r>
        <w:t>to install</w:t>
      </w:r>
      <w:r w:rsidR="0073582C">
        <w:t xml:space="preserve"> the</w:t>
      </w:r>
      <w:r>
        <w:t xml:space="preserve"> </w:t>
      </w:r>
      <w:proofErr w:type="spellStart"/>
      <w:r w:rsidRPr="00815D83">
        <w:rPr>
          <w:b/>
        </w:rPr>
        <w:t>rJava</w:t>
      </w:r>
      <w:proofErr w:type="spellEnd"/>
      <w:r>
        <w:t xml:space="preserve">, </w:t>
      </w:r>
      <w:r w:rsidRPr="00815D83">
        <w:rPr>
          <w:b/>
        </w:rPr>
        <w:t>RJDBC</w:t>
      </w:r>
      <w:r w:rsidR="00AF311A">
        <w:rPr>
          <w:b/>
        </w:rPr>
        <w:t>,</w:t>
      </w:r>
      <w:r>
        <w:t xml:space="preserve"> and </w:t>
      </w:r>
      <w:proofErr w:type="spellStart"/>
      <w:r w:rsidRPr="00815D83">
        <w:rPr>
          <w:b/>
        </w:rPr>
        <w:t>devtools</w:t>
      </w:r>
      <w:proofErr w:type="spellEnd"/>
      <w:r>
        <w:t xml:space="preserve"> R packages.</w:t>
      </w:r>
    </w:p>
    <w:tbl>
      <w:tblPr>
        <w:tblStyle w:val="TableGrid"/>
        <w:tblW w:w="0" w:type="auto"/>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15" w:type="dxa"/>
          <w:left w:w="115" w:type="dxa"/>
          <w:bottom w:w="115" w:type="dxa"/>
          <w:right w:w="115" w:type="dxa"/>
        </w:tblCellMar>
        <w:tblLook w:val="04A0" w:firstRow="1" w:lastRow="0" w:firstColumn="1" w:lastColumn="0" w:noHBand="0" w:noVBand="1"/>
      </w:tblPr>
      <w:tblGrid>
        <w:gridCol w:w="9355"/>
      </w:tblGrid>
      <w:tr w:rsidR="00F64B14" w14:paraId="6F3DEB0B" w14:textId="77777777" w:rsidTr="00345159">
        <w:tc>
          <w:tcPr>
            <w:tcW w:w="9355" w:type="dxa"/>
            <w:shd w:val="clear" w:color="auto" w:fill="F2F2F2" w:themeFill="background1" w:themeFillShade="F2"/>
          </w:tcPr>
          <w:p w14:paraId="69CEBB6C" w14:textId="77777777" w:rsidR="00F64B14" w:rsidRDefault="00F64B14" w:rsidP="00F64B14">
            <w:pPr>
              <w:pStyle w:val="step3"/>
              <w:numPr>
                <w:ilvl w:val="0"/>
                <w:numId w:val="0"/>
              </w:numPr>
            </w:pPr>
            <w:proofErr w:type="spellStart"/>
            <w:r>
              <w:t>install.packages</w:t>
            </w:r>
            <w:proofErr w:type="spellEnd"/>
            <w:r>
              <w:t>("</w:t>
            </w:r>
            <w:proofErr w:type="spellStart"/>
            <w:r>
              <w:t>rJava</w:t>
            </w:r>
            <w:proofErr w:type="spellEnd"/>
            <w:r>
              <w:t>")</w:t>
            </w:r>
          </w:p>
          <w:p w14:paraId="3AF902DD" w14:textId="77777777" w:rsidR="00F64B14" w:rsidRDefault="00F64B14" w:rsidP="00F64B14">
            <w:pPr>
              <w:pStyle w:val="step3"/>
              <w:numPr>
                <w:ilvl w:val="0"/>
                <w:numId w:val="0"/>
              </w:numPr>
              <w:ind w:left="288" w:hanging="288"/>
            </w:pPr>
            <w:proofErr w:type="spellStart"/>
            <w:r>
              <w:lastRenderedPageBreak/>
              <w:t>install.packages</w:t>
            </w:r>
            <w:proofErr w:type="spellEnd"/>
            <w:r>
              <w:t>("RJDBC")</w:t>
            </w:r>
          </w:p>
          <w:p w14:paraId="7DEFAFF3" w14:textId="77777777" w:rsidR="00F64B14" w:rsidRDefault="00F64B14" w:rsidP="00F64B14">
            <w:pPr>
              <w:pStyle w:val="step3"/>
              <w:numPr>
                <w:ilvl w:val="0"/>
                <w:numId w:val="0"/>
              </w:numPr>
            </w:pPr>
            <w:proofErr w:type="spellStart"/>
            <w:r>
              <w:t>install.packages</w:t>
            </w:r>
            <w:proofErr w:type="spellEnd"/>
            <w:r>
              <w:t>("</w:t>
            </w:r>
            <w:proofErr w:type="spellStart"/>
            <w:r>
              <w:t>devtools</w:t>
            </w:r>
            <w:proofErr w:type="spellEnd"/>
            <w:r>
              <w:t>")</w:t>
            </w:r>
          </w:p>
        </w:tc>
      </w:tr>
    </w:tbl>
    <w:p w14:paraId="356F093F" w14:textId="2BFE2B86" w:rsidR="00F64B14" w:rsidRDefault="00F64B14" w:rsidP="00631423">
      <w:pPr>
        <w:pStyle w:val="step3"/>
        <w:numPr>
          <w:ilvl w:val="0"/>
          <w:numId w:val="0"/>
        </w:numPr>
        <w:spacing w:before="240"/>
        <w:ind w:left="288"/>
      </w:pPr>
      <w:r>
        <w:lastRenderedPageBreak/>
        <w:t xml:space="preserve">While executing </w:t>
      </w:r>
      <w:r w:rsidR="0073582C">
        <w:t xml:space="preserve">a </w:t>
      </w:r>
      <w:r>
        <w:t>command</w:t>
      </w:r>
      <w:r w:rsidR="00AF311A">
        <w:t>,</w:t>
      </w:r>
      <w:r>
        <w:t xml:space="preserve"> you will be asked to select CRAN mirror for </w:t>
      </w:r>
      <w:r w:rsidR="0073582C">
        <w:t xml:space="preserve">the </w:t>
      </w:r>
      <w:r>
        <w:t xml:space="preserve">current session in </w:t>
      </w:r>
      <w:r w:rsidR="0073582C">
        <w:t xml:space="preserve">a </w:t>
      </w:r>
      <w:r>
        <w:t>separate window</w:t>
      </w:r>
      <w:r w:rsidR="0073582C">
        <w:t>.</w:t>
      </w:r>
      <w:r>
        <w:t xml:space="preserve"> </w:t>
      </w:r>
      <w:r w:rsidR="0073582C">
        <w:t xml:space="preserve">Select an </w:t>
      </w:r>
      <w:r>
        <w:t xml:space="preserve">appropriate mirror and </w:t>
      </w:r>
      <w:r w:rsidR="0073582C">
        <w:t xml:space="preserve">click on the </w:t>
      </w:r>
      <w:r w:rsidRPr="00AF311A">
        <w:rPr>
          <w:b/>
        </w:rPr>
        <w:t>OK</w:t>
      </w:r>
      <w:r>
        <w:t xml:space="preserve"> button</w:t>
      </w:r>
      <w:r w:rsidR="0073582C">
        <w:t>.</w:t>
      </w:r>
      <w:r>
        <w:t xml:space="preserve"> </w:t>
      </w:r>
    </w:p>
    <w:p w14:paraId="7FC28049" w14:textId="77777777" w:rsidR="00C32FD8" w:rsidRDefault="00C32FD8"/>
    <w:p w14:paraId="63C07EE2" w14:textId="77777777" w:rsidR="005D5F91" w:rsidRDefault="007960B1" w:rsidP="00061963">
      <w:pPr>
        <w:pStyle w:val="DocH2"/>
        <w:numPr>
          <w:ilvl w:val="1"/>
          <w:numId w:val="2"/>
        </w:numPr>
      </w:pPr>
      <w:bookmarkStart w:id="92" w:name="_Toc467687819"/>
      <w:r>
        <w:t>Update Project Properties</w:t>
      </w:r>
      <w:bookmarkEnd w:id="92"/>
      <w:r>
        <w:t xml:space="preserve"> </w:t>
      </w:r>
    </w:p>
    <w:p w14:paraId="6AD0826F" w14:textId="21114E66" w:rsidR="007960B1" w:rsidRDefault="007960B1" w:rsidP="00061963">
      <w:pPr>
        <w:pStyle w:val="step3"/>
        <w:numPr>
          <w:ilvl w:val="0"/>
          <w:numId w:val="5"/>
        </w:numPr>
      </w:pPr>
      <w:r>
        <w:t xml:space="preserve">Open </w:t>
      </w:r>
      <w:r w:rsidR="0073582C">
        <w:t xml:space="preserve">the </w:t>
      </w:r>
      <w:r>
        <w:t xml:space="preserve">directory where </w:t>
      </w:r>
      <w:r w:rsidR="0073582C">
        <w:t xml:space="preserve">the </w:t>
      </w:r>
      <w:r>
        <w:t xml:space="preserve">Project Repository was cloned </w:t>
      </w:r>
      <w:r w:rsidRPr="006F30C7">
        <w:rPr>
          <w:b/>
        </w:rPr>
        <w:t xml:space="preserve">in </w:t>
      </w:r>
      <w:commentRangeStart w:id="93"/>
      <w:commentRangeStart w:id="94"/>
      <w:r w:rsidR="00483391">
        <w:rPr>
          <w:b/>
        </w:rPr>
        <w:t>S</w:t>
      </w:r>
      <w:r w:rsidRPr="006F30C7">
        <w:rPr>
          <w:b/>
        </w:rPr>
        <w:t xml:space="preserve">ection 4.9: Setup </w:t>
      </w:r>
      <w:del w:id="95" w:author="Abhinandan" w:date="2016-12-16T15:53:00Z">
        <w:r w:rsidRPr="006F30C7" w:rsidDel="00E71765">
          <w:rPr>
            <w:b/>
          </w:rPr>
          <w:delText xml:space="preserve">demo </w:delText>
        </w:r>
      </w:del>
      <w:ins w:id="96" w:author="Abhinandan" w:date="2016-12-16T15:53:00Z">
        <w:r w:rsidR="00E71765">
          <w:rPr>
            <w:b/>
          </w:rPr>
          <w:t>solution</w:t>
        </w:r>
        <w:r w:rsidR="00E71765" w:rsidRPr="006F30C7">
          <w:rPr>
            <w:b/>
          </w:rPr>
          <w:t xml:space="preserve"> </w:t>
        </w:r>
      </w:ins>
      <w:r w:rsidRPr="006F30C7">
        <w:rPr>
          <w:b/>
        </w:rPr>
        <w:t>code tree &amp; datasets</w:t>
      </w:r>
      <w:r>
        <w:t xml:space="preserve"> of </w:t>
      </w:r>
      <w:r w:rsidR="007B323E">
        <w:rPr>
          <w:b/>
        </w:rPr>
        <w:t xml:space="preserve">Deployment Guide </w:t>
      </w:r>
      <w:del w:id="97" w:author="Kathryn Gillett" w:date="2016-12-14T22:03:00Z">
        <w:r w:rsidR="007B323E" w:rsidDel="00692DE9">
          <w:rPr>
            <w:b/>
          </w:rPr>
          <w:delText xml:space="preserve">- </w:delText>
        </w:r>
      </w:del>
      <w:ins w:id="98" w:author="Kathryn Gillett" w:date="2016-12-14T22:03:00Z">
        <w:r w:rsidR="00692DE9">
          <w:rPr>
            <w:b/>
          </w:rPr>
          <w:t xml:space="preserve">–- </w:t>
        </w:r>
      </w:ins>
      <w:r w:rsidR="007B323E">
        <w:rPr>
          <w:b/>
        </w:rPr>
        <w:t>Part-2 of Project 1</w:t>
      </w:r>
      <w:r>
        <w:t>.</w:t>
      </w:r>
      <w:commentRangeEnd w:id="93"/>
      <w:r w:rsidR="00483391">
        <w:rPr>
          <w:rStyle w:val="CommentReference"/>
          <w:rFonts w:ascii="Calibri" w:eastAsia="Calibri" w:hAnsi="Calibri" w:cs="Calibri"/>
          <w:color w:val="000000"/>
        </w:rPr>
        <w:commentReference w:id="93"/>
      </w:r>
      <w:commentRangeEnd w:id="94"/>
      <w:r w:rsidR="007B323E">
        <w:rPr>
          <w:rStyle w:val="CommentReference"/>
          <w:rFonts w:ascii="Calibri" w:eastAsia="Calibri" w:hAnsi="Calibri" w:cs="Calibri"/>
          <w:color w:val="000000"/>
        </w:rPr>
        <w:commentReference w:id="94"/>
      </w:r>
    </w:p>
    <w:p w14:paraId="5C28D076" w14:textId="77777777" w:rsidR="00345159" w:rsidRDefault="00345159" w:rsidP="00345159">
      <w:pPr>
        <w:pStyle w:val="step3"/>
        <w:numPr>
          <w:ilvl w:val="0"/>
          <w:numId w:val="0"/>
        </w:numPr>
        <w:ind w:left="288"/>
      </w:pPr>
    </w:p>
    <w:p w14:paraId="24D22DB0" w14:textId="77777777" w:rsidR="007960B1" w:rsidRDefault="007960B1" w:rsidP="00061963">
      <w:pPr>
        <w:pStyle w:val="step3"/>
      </w:pPr>
      <w:r>
        <w:t xml:space="preserve">Open </w:t>
      </w:r>
      <w:r w:rsidR="0073582C">
        <w:t xml:space="preserve">the </w:t>
      </w:r>
      <w:r>
        <w:t xml:space="preserve">directory </w:t>
      </w:r>
      <w:commentRangeStart w:id="99"/>
      <w:commentRangeStart w:id="100"/>
      <w:proofErr w:type="spellStart"/>
      <w:r w:rsidRPr="007960B1">
        <w:rPr>
          <w:b/>
        </w:rPr>
        <w:t>AmazonImmersion</w:t>
      </w:r>
      <w:proofErr w:type="spellEnd"/>
      <w:r>
        <w:rPr>
          <w:b/>
        </w:rPr>
        <w:t xml:space="preserve"> </w:t>
      </w:r>
      <w:commentRangeEnd w:id="99"/>
      <w:r w:rsidR="00C070CD">
        <w:rPr>
          <w:rStyle w:val="CommentReference"/>
          <w:rFonts w:ascii="Calibri" w:eastAsia="Calibri" w:hAnsi="Calibri" w:cs="Calibri"/>
          <w:color w:val="000000"/>
        </w:rPr>
        <w:commentReference w:id="99"/>
      </w:r>
      <w:commentRangeEnd w:id="100"/>
      <w:r w:rsidR="00E71765">
        <w:rPr>
          <w:rStyle w:val="CommentReference"/>
          <w:rFonts w:ascii="Calibri" w:eastAsia="Calibri" w:hAnsi="Calibri" w:cs="Calibri"/>
          <w:color w:val="000000"/>
        </w:rPr>
        <w:commentReference w:id="100"/>
      </w:r>
      <w:r>
        <w:t xml:space="preserve">containing </w:t>
      </w:r>
      <w:r w:rsidR="0073582C">
        <w:t xml:space="preserve">the </w:t>
      </w:r>
      <w:r>
        <w:t>project code.</w:t>
      </w:r>
    </w:p>
    <w:p w14:paraId="2E2F8537" w14:textId="77777777" w:rsidR="00345159" w:rsidRDefault="00345159" w:rsidP="00345159">
      <w:pPr>
        <w:pStyle w:val="step3"/>
        <w:numPr>
          <w:ilvl w:val="0"/>
          <w:numId w:val="0"/>
        </w:numPr>
        <w:ind w:left="288"/>
      </w:pPr>
    </w:p>
    <w:p w14:paraId="7016655F" w14:textId="00F254D6" w:rsidR="007960B1" w:rsidRDefault="007960B1" w:rsidP="00061963">
      <w:pPr>
        <w:pStyle w:val="step3"/>
      </w:pPr>
      <w:r>
        <w:t>Open</w:t>
      </w:r>
      <w:r w:rsidR="0073582C">
        <w:t xml:space="preserve"> the</w:t>
      </w:r>
      <w:r>
        <w:t xml:space="preserve"> </w:t>
      </w:r>
      <w:proofErr w:type="spellStart"/>
      <w:r w:rsidRPr="0087108A">
        <w:rPr>
          <w:b/>
        </w:rPr>
        <w:t>ProjectConf.properties</w:t>
      </w:r>
      <w:proofErr w:type="spellEnd"/>
      <w:r w:rsidRPr="0087108A">
        <w:rPr>
          <w:b/>
        </w:rPr>
        <w:t xml:space="preserve"> </w:t>
      </w:r>
      <w:r>
        <w:t xml:space="preserve">file </w:t>
      </w:r>
      <w:r w:rsidR="00AF311A">
        <w:t>(</w:t>
      </w:r>
      <w:r>
        <w:t xml:space="preserve">inside </w:t>
      </w:r>
      <w:r w:rsidR="00AF311A">
        <w:t xml:space="preserve">the </w:t>
      </w:r>
      <w:proofErr w:type="spellStart"/>
      <w:r w:rsidRPr="007960B1">
        <w:rPr>
          <w:b/>
        </w:rPr>
        <w:t>AmazonImmersion</w:t>
      </w:r>
      <w:proofErr w:type="spellEnd"/>
      <w:r>
        <w:rPr>
          <w:b/>
        </w:rPr>
        <w:t xml:space="preserve"> </w:t>
      </w:r>
      <w:r>
        <w:t>directory</w:t>
      </w:r>
      <w:r w:rsidR="00AF311A">
        <w:t>)</w:t>
      </w:r>
      <w:r w:rsidR="0087108A">
        <w:t xml:space="preserve"> </w:t>
      </w:r>
      <w:r w:rsidR="00AF311A">
        <w:t xml:space="preserve">that </w:t>
      </w:r>
      <w:r w:rsidR="0087108A">
        <w:t xml:space="preserve">contains all </w:t>
      </w:r>
      <w:r w:rsidR="0073582C">
        <w:t xml:space="preserve">the </w:t>
      </w:r>
      <w:r w:rsidR="0087108A">
        <w:t>project settings</w:t>
      </w:r>
      <w:r w:rsidR="0017518C">
        <w:t xml:space="preserve"> in the form of key value pairs</w:t>
      </w:r>
      <w:r>
        <w:t>.</w:t>
      </w:r>
    </w:p>
    <w:p w14:paraId="263BD7E9" w14:textId="77777777" w:rsidR="00127A75" w:rsidRDefault="00127A75" w:rsidP="00127A75">
      <w:pPr>
        <w:pStyle w:val="step3"/>
        <w:numPr>
          <w:ilvl w:val="0"/>
          <w:numId w:val="0"/>
        </w:numPr>
        <w:ind w:left="288"/>
      </w:pPr>
    </w:p>
    <w:p w14:paraId="60D6DCC9" w14:textId="77777777" w:rsidR="007960B1" w:rsidRDefault="007960B1" w:rsidP="00345159">
      <w:pPr>
        <w:pStyle w:val="step3"/>
        <w:numPr>
          <w:ilvl w:val="0"/>
          <w:numId w:val="0"/>
        </w:numPr>
        <w:ind w:left="288" w:hanging="288"/>
      </w:pPr>
      <w:r>
        <w:rPr>
          <w:noProof/>
        </w:rPr>
        <w:drawing>
          <wp:inline distT="0" distB="0" distL="0" distR="0" wp14:anchorId="692186CB" wp14:editId="463D06C4">
            <wp:extent cx="4886325" cy="2691965"/>
            <wp:effectExtent l="19050" t="19050" r="9525" b="133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5594" cy="2697071"/>
                    </a:xfrm>
                    <a:prstGeom prst="rect">
                      <a:avLst/>
                    </a:prstGeom>
                    <a:ln>
                      <a:solidFill>
                        <a:schemeClr val="tx1"/>
                      </a:solidFill>
                    </a:ln>
                  </pic:spPr>
                </pic:pic>
              </a:graphicData>
            </a:graphic>
          </wp:inline>
        </w:drawing>
      </w:r>
    </w:p>
    <w:p w14:paraId="2DE0EE60" w14:textId="77777777" w:rsidR="007960B1" w:rsidRDefault="007960B1" w:rsidP="0087108A">
      <w:pPr>
        <w:pStyle w:val="step3"/>
        <w:numPr>
          <w:ilvl w:val="0"/>
          <w:numId w:val="0"/>
        </w:numPr>
        <w:ind w:left="288"/>
      </w:pPr>
    </w:p>
    <w:p w14:paraId="2925AD2C" w14:textId="77777777" w:rsidR="0087108A" w:rsidRDefault="0087108A" w:rsidP="00345159">
      <w:pPr>
        <w:pStyle w:val="step3"/>
        <w:numPr>
          <w:ilvl w:val="0"/>
          <w:numId w:val="0"/>
        </w:numPr>
        <w:ind w:left="288" w:hanging="288"/>
      </w:pPr>
      <w:r>
        <w:rPr>
          <w:noProof/>
        </w:rPr>
        <w:lastRenderedPageBreak/>
        <w:drawing>
          <wp:inline distT="0" distB="0" distL="0" distR="0" wp14:anchorId="2E39720F" wp14:editId="6CD96FA8">
            <wp:extent cx="4269224" cy="3743325"/>
            <wp:effectExtent l="19050" t="19050" r="1714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5728" cy="3749028"/>
                    </a:xfrm>
                    <a:prstGeom prst="rect">
                      <a:avLst/>
                    </a:prstGeom>
                    <a:ln>
                      <a:solidFill>
                        <a:schemeClr val="tx1"/>
                      </a:solidFill>
                    </a:ln>
                  </pic:spPr>
                </pic:pic>
              </a:graphicData>
            </a:graphic>
          </wp:inline>
        </w:drawing>
      </w:r>
    </w:p>
    <w:p w14:paraId="257131B9" w14:textId="77777777" w:rsidR="0087108A" w:rsidRDefault="0087108A" w:rsidP="0087108A">
      <w:pPr>
        <w:pStyle w:val="step3"/>
        <w:numPr>
          <w:ilvl w:val="0"/>
          <w:numId w:val="0"/>
        </w:numPr>
        <w:ind w:left="288"/>
      </w:pPr>
    </w:p>
    <w:p w14:paraId="028D5DA7" w14:textId="4DE4BDCB" w:rsidR="0087108A" w:rsidRDefault="0017518C" w:rsidP="00061963">
      <w:pPr>
        <w:pStyle w:val="step3"/>
      </w:pPr>
      <w:r>
        <w:t>Replace</w:t>
      </w:r>
      <w:r w:rsidR="00AF311A">
        <w:t xml:space="preserve"> the</w:t>
      </w:r>
      <w:r>
        <w:t xml:space="preserve"> </w:t>
      </w:r>
      <w:r w:rsidRPr="0017518C">
        <w:rPr>
          <w:b/>
        </w:rPr>
        <w:t>&lt;</w:t>
      </w:r>
      <w:proofErr w:type="spellStart"/>
      <w:r w:rsidRPr="0017518C">
        <w:rPr>
          <w:b/>
        </w:rPr>
        <w:t>Parent_Directory_Path</w:t>
      </w:r>
      <w:proofErr w:type="spellEnd"/>
      <w:r w:rsidRPr="0017518C">
        <w:rPr>
          <w:b/>
        </w:rPr>
        <w:t xml:space="preserve">&gt; </w:t>
      </w:r>
      <w:r>
        <w:t xml:space="preserve">token from </w:t>
      </w:r>
      <w:proofErr w:type="spellStart"/>
      <w:r w:rsidRPr="0017518C">
        <w:rPr>
          <w:b/>
        </w:rPr>
        <w:t>resourcePath</w:t>
      </w:r>
      <w:proofErr w:type="spellEnd"/>
      <w:r>
        <w:t xml:space="preserve"> Key with </w:t>
      </w:r>
      <w:r w:rsidR="00537391">
        <w:t xml:space="preserve">the </w:t>
      </w:r>
      <w:r>
        <w:t xml:space="preserve">path of </w:t>
      </w:r>
      <w:r w:rsidR="00537391">
        <w:t xml:space="preserve">the </w:t>
      </w:r>
      <w:r>
        <w:t xml:space="preserve">directory containing </w:t>
      </w:r>
      <w:r w:rsidR="00537391">
        <w:t xml:space="preserve">the </w:t>
      </w:r>
      <w:r>
        <w:t>cloned project</w:t>
      </w:r>
      <w:r w:rsidR="00537391">
        <w:t>. Example:</w:t>
      </w:r>
      <w:r>
        <w:t xml:space="preserve"> </w:t>
      </w:r>
      <w:r w:rsidR="00AF311A">
        <w:t>P</w:t>
      </w:r>
      <w:r>
        <w:t xml:space="preserve">ath of directory containing </w:t>
      </w:r>
      <w:proofErr w:type="spellStart"/>
      <w:r w:rsidRPr="0017518C">
        <w:rPr>
          <w:b/>
        </w:rPr>
        <w:t>AmazonImmersion</w:t>
      </w:r>
      <w:proofErr w:type="spellEnd"/>
      <w:r>
        <w:t xml:space="preserve"> folder.</w:t>
      </w:r>
    </w:p>
    <w:p w14:paraId="044E822C" w14:textId="77777777" w:rsidR="0017518C" w:rsidRDefault="0017518C" w:rsidP="00AF311A">
      <w:pPr>
        <w:pStyle w:val="step3"/>
        <w:numPr>
          <w:ilvl w:val="0"/>
          <w:numId w:val="20"/>
        </w:numPr>
      </w:pPr>
      <w:r>
        <w:t xml:space="preserve">Change the separator of </w:t>
      </w:r>
      <w:r w:rsidR="00537391">
        <w:t xml:space="preserve">the </w:t>
      </w:r>
      <w:r>
        <w:t>directory from backslash (‘\’) to double forward slash (‘//’).</w:t>
      </w:r>
    </w:p>
    <w:p w14:paraId="52E495CC" w14:textId="77777777" w:rsidR="006F30C7" w:rsidRDefault="006F30C7" w:rsidP="0017518C">
      <w:pPr>
        <w:pStyle w:val="step3"/>
        <w:numPr>
          <w:ilvl w:val="0"/>
          <w:numId w:val="0"/>
        </w:numPr>
        <w:ind w:left="288"/>
      </w:pPr>
    </w:p>
    <w:p w14:paraId="26538C57" w14:textId="77777777" w:rsidR="006F30C7" w:rsidRDefault="006F30C7" w:rsidP="00345159">
      <w:pPr>
        <w:pStyle w:val="step3"/>
        <w:numPr>
          <w:ilvl w:val="0"/>
          <w:numId w:val="0"/>
        </w:numPr>
        <w:ind w:left="288" w:hanging="288"/>
      </w:pPr>
      <w:r>
        <w:rPr>
          <w:noProof/>
        </w:rPr>
        <w:drawing>
          <wp:inline distT="0" distB="0" distL="0" distR="0" wp14:anchorId="6C9D6170" wp14:editId="6CAFE49F">
            <wp:extent cx="3667125" cy="1712109"/>
            <wp:effectExtent l="19050" t="19050" r="9525" b="2159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9662" cy="1717963"/>
                    </a:xfrm>
                    <a:prstGeom prst="rect">
                      <a:avLst/>
                    </a:prstGeom>
                    <a:ln>
                      <a:solidFill>
                        <a:schemeClr val="tx1"/>
                      </a:solidFill>
                    </a:ln>
                  </pic:spPr>
                </pic:pic>
              </a:graphicData>
            </a:graphic>
          </wp:inline>
        </w:drawing>
      </w:r>
    </w:p>
    <w:p w14:paraId="6E3BBCF8" w14:textId="77777777" w:rsidR="0017518C" w:rsidRDefault="0017518C" w:rsidP="0017518C">
      <w:pPr>
        <w:pStyle w:val="step3"/>
        <w:numPr>
          <w:ilvl w:val="0"/>
          <w:numId w:val="0"/>
        </w:numPr>
        <w:ind w:left="288"/>
      </w:pPr>
    </w:p>
    <w:p w14:paraId="04CD6E5C" w14:textId="77777777" w:rsidR="0017518C" w:rsidRDefault="0017518C" w:rsidP="00345159">
      <w:pPr>
        <w:pStyle w:val="step3"/>
        <w:numPr>
          <w:ilvl w:val="0"/>
          <w:numId w:val="0"/>
        </w:numPr>
        <w:ind w:left="288" w:hanging="288"/>
      </w:pPr>
      <w:r>
        <w:rPr>
          <w:noProof/>
        </w:rPr>
        <w:lastRenderedPageBreak/>
        <w:drawing>
          <wp:inline distT="0" distB="0" distL="0" distR="0" wp14:anchorId="32E286FF" wp14:editId="3761B962">
            <wp:extent cx="4933950" cy="1143348"/>
            <wp:effectExtent l="19050" t="19050" r="19050" b="190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954" cy="1154472"/>
                    </a:xfrm>
                    <a:prstGeom prst="rect">
                      <a:avLst/>
                    </a:prstGeom>
                    <a:ln>
                      <a:solidFill>
                        <a:schemeClr val="tx1"/>
                      </a:solidFill>
                    </a:ln>
                  </pic:spPr>
                </pic:pic>
              </a:graphicData>
            </a:graphic>
          </wp:inline>
        </w:drawing>
      </w:r>
    </w:p>
    <w:p w14:paraId="580F6110" w14:textId="77777777" w:rsidR="0017518C" w:rsidRDefault="0017518C" w:rsidP="0017518C">
      <w:pPr>
        <w:pStyle w:val="step3"/>
        <w:numPr>
          <w:ilvl w:val="0"/>
          <w:numId w:val="0"/>
        </w:numPr>
        <w:ind w:left="288"/>
      </w:pPr>
    </w:p>
    <w:p w14:paraId="610B9201" w14:textId="77777777" w:rsidR="0017518C" w:rsidRDefault="0017518C" w:rsidP="0017518C">
      <w:pPr>
        <w:pStyle w:val="step3"/>
        <w:numPr>
          <w:ilvl w:val="0"/>
          <w:numId w:val="0"/>
        </w:numPr>
        <w:ind w:left="288"/>
        <w:rPr>
          <w:b/>
        </w:rPr>
      </w:pPr>
      <w:r>
        <w:t xml:space="preserve">In </w:t>
      </w:r>
      <w:r w:rsidR="00737735">
        <w:t xml:space="preserve">the </w:t>
      </w:r>
      <w:r>
        <w:t>above example</w:t>
      </w:r>
      <w:r w:rsidR="00737735">
        <w:t>, the</w:t>
      </w:r>
      <w:r>
        <w:t xml:space="preserve"> parent </w:t>
      </w:r>
      <w:r w:rsidR="006F30C7">
        <w:t xml:space="preserve">directory path is </w:t>
      </w:r>
      <w:r w:rsidR="006F30C7" w:rsidRPr="006F30C7">
        <w:rPr>
          <w:b/>
        </w:rPr>
        <w:t>C:\Users\Administrator</w:t>
      </w:r>
      <w:r w:rsidR="006F30C7">
        <w:rPr>
          <w:b/>
        </w:rPr>
        <w:t xml:space="preserve">. </w:t>
      </w:r>
    </w:p>
    <w:p w14:paraId="13ED1F7C" w14:textId="28D2FD44" w:rsidR="006F30C7" w:rsidRDefault="00737735" w:rsidP="0017518C">
      <w:pPr>
        <w:pStyle w:val="step3"/>
        <w:numPr>
          <w:ilvl w:val="0"/>
          <w:numId w:val="0"/>
        </w:numPr>
        <w:ind w:left="288"/>
        <w:rPr>
          <w:b/>
        </w:rPr>
      </w:pPr>
      <w:r>
        <w:t>T</w:t>
      </w:r>
      <w:r w:rsidR="006F30C7">
        <w:t>his example replace</w:t>
      </w:r>
      <w:r>
        <w:t>s the</w:t>
      </w:r>
      <w:r w:rsidR="006F30C7">
        <w:t xml:space="preserve"> token </w:t>
      </w:r>
      <w:r w:rsidR="006F30C7" w:rsidRPr="0017518C">
        <w:rPr>
          <w:b/>
        </w:rPr>
        <w:t>&lt;</w:t>
      </w:r>
      <w:proofErr w:type="spellStart"/>
      <w:r w:rsidR="006F30C7" w:rsidRPr="0017518C">
        <w:rPr>
          <w:b/>
        </w:rPr>
        <w:t>Parent_Directory_Path</w:t>
      </w:r>
      <w:proofErr w:type="spellEnd"/>
      <w:r w:rsidR="006F30C7" w:rsidRPr="0017518C">
        <w:rPr>
          <w:b/>
        </w:rPr>
        <w:t>&gt;</w:t>
      </w:r>
      <w:r w:rsidR="006F30C7">
        <w:rPr>
          <w:b/>
        </w:rPr>
        <w:t xml:space="preserve"> </w:t>
      </w:r>
      <w:r w:rsidR="006F30C7">
        <w:t xml:space="preserve">with </w:t>
      </w:r>
      <w:r>
        <w:t xml:space="preserve">a </w:t>
      </w:r>
      <w:r w:rsidR="006F30C7">
        <w:t xml:space="preserve">value </w:t>
      </w:r>
      <w:r>
        <w:t xml:space="preserve">of </w:t>
      </w:r>
      <w:r w:rsidR="006F30C7">
        <w:rPr>
          <w:b/>
        </w:rPr>
        <w:t>C</w:t>
      </w:r>
      <w:proofErr w:type="gramStart"/>
      <w:r w:rsidR="006F30C7">
        <w:rPr>
          <w:b/>
        </w:rPr>
        <w:t>:/</w:t>
      </w:r>
      <w:proofErr w:type="gramEnd"/>
      <w:r w:rsidR="006F30C7">
        <w:rPr>
          <w:b/>
        </w:rPr>
        <w:t>/Users//</w:t>
      </w:r>
      <w:r w:rsidR="006F30C7" w:rsidRPr="006F30C7">
        <w:rPr>
          <w:b/>
        </w:rPr>
        <w:t>Administrator</w:t>
      </w:r>
      <w:r w:rsidR="006F30C7">
        <w:rPr>
          <w:b/>
        </w:rPr>
        <w:t>.</w:t>
      </w:r>
    </w:p>
    <w:p w14:paraId="0ADD99D6" w14:textId="77777777" w:rsidR="00345159" w:rsidRDefault="00345159" w:rsidP="0017518C">
      <w:pPr>
        <w:pStyle w:val="step3"/>
        <w:numPr>
          <w:ilvl w:val="0"/>
          <w:numId w:val="0"/>
        </w:numPr>
        <w:ind w:left="288"/>
        <w:rPr>
          <w:b/>
        </w:rPr>
      </w:pPr>
    </w:p>
    <w:p w14:paraId="72636CA6" w14:textId="61DCCB01" w:rsidR="006F30C7" w:rsidRDefault="00154B76" w:rsidP="006F30C7">
      <w:pPr>
        <w:pStyle w:val="step3"/>
      </w:pPr>
      <w:r>
        <w:t xml:space="preserve">Replace </w:t>
      </w:r>
      <w:r w:rsidR="00737735">
        <w:t xml:space="preserve">the </w:t>
      </w:r>
      <w:r>
        <w:t xml:space="preserve">tokens </w:t>
      </w:r>
      <w:r w:rsidRPr="00D04B0A">
        <w:rPr>
          <w:b/>
        </w:rPr>
        <w:t>&lt;</w:t>
      </w:r>
      <w:proofErr w:type="spellStart"/>
      <w:r w:rsidRPr="00D04B0A">
        <w:rPr>
          <w:b/>
        </w:rPr>
        <w:t>AccessKey</w:t>
      </w:r>
      <w:proofErr w:type="spellEnd"/>
      <w:r w:rsidRPr="00D04B0A">
        <w:rPr>
          <w:b/>
        </w:rPr>
        <w:t>&gt;</w:t>
      </w:r>
      <w:r>
        <w:t xml:space="preserve"> and </w:t>
      </w:r>
      <w:r w:rsidRPr="00D04B0A">
        <w:rPr>
          <w:b/>
        </w:rPr>
        <w:t>&lt;</w:t>
      </w:r>
      <w:proofErr w:type="spellStart"/>
      <w:r w:rsidRPr="00D04B0A">
        <w:rPr>
          <w:b/>
        </w:rPr>
        <w:t>SecretKey</w:t>
      </w:r>
      <w:proofErr w:type="spellEnd"/>
      <w:r w:rsidRPr="00D04B0A">
        <w:rPr>
          <w:b/>
        </w:rPr>
        <w:t>&gt;</w:t>
      </w:r>
      <w:r>
        <w:t xml:space="preserve"> with the </w:t>
      </w:r>
      <w:r w:rsidR="00167C87">
        <w:t>respectiv</w:t>
      </w:r>
      <w:r w:rsidR="00D04B0A">
        <w:t xml:space="preserve">e Access Key and Secret Key of the user </w:t>
      </w:r>
      <w:r w:rsidR="00C03C54">
        <w:t xml:space="preserve">that was </w:t>
      </w:r>
      <w:r w:rsidR="00D04B0A">
        <w:t xml:space="preserve">used while creating </w:t>
      </w:r>
      <w:r w:rsidR="00C03C54">
        <w:t xml:space="preserve">the </w:t>
      </w:r>
      <w:r w:rsidR="00D04B0A">
        <w:t xml:space="preserve">Bucket in </w:t>
      </w:r>
      <w:r w:rsidR="00BE4187">
        <w:rPr>
          <w:b/>
        </w:rPr>
        <w:t>S</w:t>
      </w:r>
      <w:r w:rsidR="00D04B0A" w:rsidRPr="00D04B0A">
        <w:rPr>
          <w:b/>
        </w:rPr>
        <w:t>ection 4.</w:t>
      </w:r>
      <w:r w:rsidR="007B323E">
        <w:rPr>
          <w:b/>
        </w:rPr>
        <w:t>2</w:t>
      </w:r>
      <w:r w:rsidR="00D04B0A" w:rsidRPr="00D04B0A">
        <w:rPr>
          <w:b/>
        </w:rPr>
        <w:t xml:space="preserve">: Storage setup using </w:t>
      </w:r>
      <w:proofErr w:type="spellStart"/>
      <w:r w:rsidR="00D04B0A" w:rsidRPr="00D04B0A">
        <w:rPr>
          <w:b/>
        </w:rPr>
        <w:t>Softnas</w:t>
      </w:r>
      <w:proofErr w:type="spellEnd"/>
      <w:r w:rsidR="00D04B0A">
        <w:t xml:space="preserve"> in </w:t>
      </w:r>
      <w:r w:rsidR="00C03C54">
        <w:t xml:space="preserve">the </w:t>
      </w:r>
      <w:r w:rsidR="00C03C54" w:rsidRPr="00BE4187">
        <w:rPr>
          <w:b/>
        </w:rPr>
        <w:t xml:space="preserve">Deployment Guide </w:t>
      </w:r>
      <w:r w:rsidR="00BE4187" w:rsidRPr="00BE4187">
        <w:rPr>
          <w:b/>
        </w:rPr>
        <w:t xml:space="preserve">— </w:t>
      </w:r>
      <w:r w:rsidR="00D04B0A" w:rsidRPr="00BE4187">
        <w:rPr>
          <w:b/>
        </w:rPr>
        <w:t>Part 1</w:t>
      </w:r>
      <w:r w:rsidR="00D04B0A">
        <w:t xml:space="preserve"> of Project 1.</w:t>
      </w:r>
    </w:p>
    <w:p w14:paraId="6B4C0833" w14:textId="77777777" w:rsidR="00127A75" w:rsidRPr="006F30C7" w:rsidRDefault="00127A75" w:rsidP="00127A75">
      <w:pPr>
        <w:pStyle w:val="step3"/>
        <w:numPr>
          <w:ilvl w:val="0"/>
          <w:numId w:val="0"/>
        </w:numPr>
        <w:ind w:left="288"/>
      </w:pPr>
    </w:p>
    <w:p w14:paraId="5EE37BF2" w14:textId="77777777" w:rsidR="006F30C7" w:rsidRDefault="00A16D31" w:rsidP="00345159">
      <w:pPr>
        <w:pStyle w:val="step3"/>
        <w:numPr>
          <w:ilvl w:val="0"/>
          <w:numId w:val="0"/>
        </w:numPr>
      </w:pPr>
      <w:r>
        <w:rPr>
          <w:noProof/>
        </w:rPr>
        <w:drawing>
          <wp:inline distT="0" distB="0" distL="0" distR="0" wp14:anchorId="3B11A8C9" wp14:editId="2F850C19">
            <wp:extent cx="4276725" cy="2046066"/>
            <wp:effectExtent l="19050" t="19050" r="9525" b="1143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2839" cy="2053775"/>
                    </a:xfrm>
                    <a:prstGeom prst="rect">
                      <a:avLst/>
                    </a:prstGeom>
                    <a:ln>
                      <a:solidFill>
                        <a:schemeClr val="tx1"/>
                      </a:solidFill>
                    </a:ln>
                  </pic:spPr>
                </pic:pic>
              </a:graphicData>
            </a:graphic>
          </wp:inline>
        </w:drawing>
      </w:r>
    </w:p>
    <w:p w14:paraId="5816D0A6" w14:textId="77777777" w:rsidR="00127A75" w:rsidRDefault="00127A75" w:rsidP="006F30C7">
      <w:pPr>
        <w:pStyle w:val="step3"/>
        <w:numPr>
          <w:ilvl w:val="0"/>
          <w:numId w:val="0"/>
        </w:numPr>
        <w:ind w:left="288" w:hanging="288"/>
      </w:pPr>
    </w:p>
    <w:p w14:paraId="7E4F530F" w14:textId="0024480F" w:rsidR="00A16D31" w:rsidRDefault="00A16D31" w:rsidP="00A16D31">
      <w:pPr>
        <w:pStyle w:val="step3"/>
      </w:pPr>
      <w:r>
        <w:t xml:space="preserve">Replace </w:t>
      </w:r>
      <w:r w:rsidRPr="00C03C54">
        <w:rPr>
          <w:b/>
        </w:rPr>
        <w:t xml:space="preserve">&lt;S3_Bucket_Name&gt; </w:t>
      </w:r>
      <w:r>
        <w:t xml:space="preserve">with the name of </w:t>
      </w:r>
      <w:r w:rsidR="00C03C54">
        <w:t xml:space="preserve">the </w:t>
      </w:r>
      <w:r>
        <w:t xml:space="preserve">S3 Bucket created in </w:t>
      </w:r>
      <w:r w:rsidR="00D616E9">
        <w:rPr>
          <w:b/>
        </w:rPr>
        <w:t>S</w:t>
      </w:r>
      <w:r w:rsidRPr="00D04B0A">
        <w:rPr>
          <w:b/>
        </w:rPr>
        <w:t>ection 4.</w:t>
      </w:r>
      <w:r w:rsidR="00D616E9">
        <w:rPr>
          <w:b/>
        </w:rPr>
        <w:t>2</w:t>
      </w:r>
      <w:r w:rsidRPr="00D04B0A">
        <w:rPr>
          <w:b/>
        </w:rPr>
        <w:t xml:space="preserve">: Storage setup using </w:t>
      </w:r>
      <w:proofErr w:type="spellStart"/>
      <w:r w:rsidRPr="00D04B0A">
        <w:rPr>
          <w:b/>
        </w:rPr>
        <w:t>Softnas</w:t>
      </w:r>
      <w:proofErr w:type="spellEnd"/>
      <w:r>
        <w:t xml:space="preserve"> </w:t>
      </w:r>
      <w:r w:rsidR="00D616E9" w:rsidRPr="00BE4187">
        <w:t>in the</w:t>
      </w:r>
      <w:r w:rsidR="00D616E9" w:rsidRPr="00BE4187">
        <w:rPr>
          <w:b/>
        </w:rPr>
        <w:t xml:space="preserve"> Deployment Guide — Part 1 </w:t>
      </w:r>
      <w:r w:rsidR="00D616E9" w:rsidRPr="00BE4187">
        <w:t>of</w:t>
      </w:r>
      <w:r w:rsidR="00D616E9">
        <w:t xml:space="preserve"> </w:t>
      </w:r>
      <w:r>
        <w:t>Project 1.</w:t>
      </w:r>
    </w:p>
    <w:p w14:paraId="44324FB9" w14:textId="77777777" w:rsidR="00127A75" w:rsidRDefault="00127A75" w:rsidP="00127A75">
      <w:pPr>
        <w:pStyle w:val="step3"/>
        <w:numPr>
          <w:ilvl w:val="0"/>
          <w:numId w:val="0"/>
        </w:numPr>
        <w:ind w:left="288"/>
      </w:pPr>
    </w:p>
    <w:p w14:paraId="59294DFD" w14:textId="77777777" w:rsidR="00A16D31" w:rsidRDefault="00A16D31" w:rsidP="00345159">
      <w:pPr>
        <w:pStyle w:val="step3"/>
        <w:numPr>
          <w:ilvl w:val="0"/>
          <w:numId w:val="0"/>
        </w:numPr>
        <w:ind w:left="288" w:hanging="288"/>
      </w:pPr>
      <w:r>
        <w:rPr>
          <w:noProof/>
        </w:rPr>
        <w:drawing>
          <wp:inline distT="0" distB="0" distL="0" distR="0" wp14:anchorId="1E2DF632" wp14:editId="644AB135">
            <wp:extent cx="4224820" cy="1952625"/>
            <wp:effectExtent l="19050" t="19050" r="2349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0918" cy="1955443"/>
                    </a:xfrm>
                    <a:prstGeom prst="rect">
                      <a:avLst/>
                    </a:prstGeom>
                    <a:ln>
                      <a:solidFill>
                        <a:schemeClr val="tx1"/>
                      </a:solidFill>
                    </a:ln>
                  </pic:spPr>
                </pic:pic>
              </a:graphicData>
            </a:graphic>
          </wp:inline>
        </w:drawing>
      </w:r>
    </w:p>
    <w:p w14:paraId="20A1BE53" w14:textId="77777777" w:rsidR="00127A75" w:rsidRPr="006F30C7" w:rsidRDefault="00127A75" w:rsidP="00A16D31">
      <w:pPr>
        <w:pStyle w:val="step3"/>
        <w:numPr>
          <w:ilvl w:val="0"/>
          <w:numId w:val="0"/>
        </w:numPr>
        <w:ind w:left="288"/>
      </w:pPr>
    </w:p>
    <w:p w14:paraId="780F40B4" w14:textId="387171F6" w:rsidR="00A16D31" w:rsidRDefault="00A16D31" w:rsidP="00A16D31">
      <w:pPr>
        <w:pStyle w:val="step3"/>
      </w:pPr>
      <w:r>
        <w:t xml:space="preserve">In the </w:t>
      </w:r>
      <w:r w:rsidRPr="007E6FC9">
        <w:rPr>
          <w:b/>
        </w:rPr>
        <w:t>Redshift Cluster connection properties</w:t>
      </w:r>
      <w:r>
        <w:t xml:space="preserve"> section</w:t>
      </w:r>
      <w:r w:rsidR="00C03C54">
        <w:t>,</w:t>
      </w:r>
      <w:r>
        <w:t xml:space="preserve"> enter </w:t>
      </w:r>
      <w:r w:rsidR="00643B9C">
        <w:t xml:space="preserve">the </w:t>
      </w:r>
      <w:r>
        <w:t xml:space="preserve">appropriate values for </w:t>
      </w:r>
      <w:r w:rsidR="00643B9C">
        <w:t xml:space="preserve">the </w:t>
      </w:r>
      <w:r>
        <w:t>respective keys.</w:t>
      </w:r>
    </w:p>
    <w:p w14:paraId="7C322F53" w14:textId="77777777" w:rsidR="00127A75" w:rsidRDefault="00127A75" w:rsidP="00127A75">
      <w:pPr>
        <w:pStyle w:val="step3"/>
        <w:numPr>
          <w:ilvl w:val="0"/>
          <w:numId w:val="0"/>
        </w:numPr>
        <w:ind w:left="288"/>
      </w:pPr>
    </w:p>
    <w:p w14:paraId="2C4E7FC2" w14:textId="77777777" w:rsidR="001D1549" w:rsidRDefault="001D1549" w:rsidP="00345159">
      <w:pPr>
        <w:pStyle w:val="step3"/>
        <w:numPr>
          <w:ilvl w:val="0"/>
          <w:numId w:val="0"/>
        </w:numPr>
        <w:ind w:left="288" w:hanging="288"/>
      </w:pPr>
      <w:r>
        <w:rPr>
          <w:noProof/>
        </w:rPr>
        <w:drawing>
          <wp:inline distT="0" distB="0" distL="0" distR="0" wp14:anchorId="207D1E50" wp14:editId="7B00B7A7">
            <wp:extent cx="4083031" cy="2486025"/>
            <wp:effectExtent l="19050" t="19050" r="1333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0361" cy="2490488"/>
                    </a:xfrm>
                    <a:prstGeom prst="rect">
                      <a:avLst/>
                    </a:prstGeom>
                    <a:ln>
                      <a:solidFill>
                        <a:schemeClr val="tx1"/>
                      </a:solidFill>
                    </a:ln>
                  </pic:spPr>
                </pic:pic>
              </a:graphicData>
            </a:graphic>
          </wp:inline>
        </w:drawing>
      </w:r>
    </w:p>
    <w:p w14:paraId="5A881203" w14:textId="77777777" w:rsidR="00127A75" w:rsidRDefault="00127A75" w:rsidP="001D1549">
      <w:pPr>
        <w:pStyle w:val="step3"/>
        <w:numPr>
          <w:ilvl w:val="0"/>
          <w:numId w:val="0"/>
        </w:numPr>
        <w:ind w:left="288"/>
      </w:pPr>
    </w:p>
    <w:p w14:paraId="3127E371" w14:textId="60E63259" w:rsidR="00A16D31" w:rsidRDefault="00A16D31" w:rsidP="00A16D31">
      <w:pPr>
        <w:pStyle w:val="step3"/>
        <w:numPr>
          <w:ilvl w:val="0"/>
          <w:numId w:val="0"/>
        </w:numPr>
        <w:ind w:left="288"/>
      </w:pPr>
      <w:r>
        <w:t xml:space="preserve">Replace </w:t>
      </w:r>
      <w:r w:rsidR="00643B9C">
        <w:t xml:space="preserve">the </w:t>
      </w:r>
      <w:r>
        <w:t xml:space="preserve">following tokens as </w:t>
      </w:r>
      <w:ins w:id="101" w:author="Abhinandan" w:date="2016-12-15T01:08:00Z">
        <w:r w:rsidR="00E32698">
          <w:t>described below</w:t>
        </w:r>
      </w:ins>
      <w:del w:id="102" w:author="Abhinandan" w:date="2016-12-15T01:08:00Z">
        <w:r w:rsidDel="00E32698">
          <w:delText xml:space="preserve">per </w:delText>
        </w:r>
        <w:r w:rsidR="00D9672B" w:rsidDel="00E32698">
          <w:delText xml:space="preserve">the </w:delText>
        </w:r>
        <w:r w:rsidDel="00E32698">
          <w:delText>description provided</w:delText>
        </w:r>
      </w:del>
      <w:r>
        <w:t>:</w:t>
      </w:r>
    </w:p>
    <w:p w14:paraId="624D4489" w14:textId="5606FD6B" w:rsidR="00A16D31" w:rsidRDefault="00A16D31" w:rsidP="00061963">
      <w:pPr>
        <w:pStyle w:val="step3"/>
        <w:numPr>
          <w:ilvl w:val="0"/>
          <w:numId w:val="6"/>
        </w:numPr>
      </w:pPr>
      <w:r w:rsidRPr="00286C11">
        <w:rPr>
          <w:b/>
        </w:rPr>
        <w:t>&lt;</w:t>
      </w:r>
      <w:proofErr w:type="spellStart"/>
      <w:r w:rsidRPr="00286C11">
        <w:rPr>
          <w:b/>
        </w:rPr>
        <w:t>Red</w:t>
      </w:r>
      <w:r w:rsidR="00286C11" w:rsidRPr="00286C11">
        <w:rPr>
          <w:b/>
        </w:rPr>
        <w:t>shiftCluster_URL</w:t>
      </w:r>
      <w:proofErr w:type="spellEnd"/>
      <w:r w:rsidR="00286C11" w:rsidRPr="00286C11">
        <w:rPr>
          <w:b/>
        </w:rPr>
        <w:t>&gt;</w:t>
      </w:r>
      <w:del w:id="103" w:author="Kathryn Gillett" w:date="2016-12-14T22:06:00Z">
        <w:r w:rsidR="00286C11" w:rsidDel="00692DE9">
          <w:delText xml:space="preserve"> : </w:delText>
        </w:r>
      </w:del>
      <w:r w:rsidR="002261BE">
        <w:t xml:space="preserve"> Replace </w:t>
      </w:r>
      <w:ins w:id="104" w:author="Abhinandan" w:date="2016-12-15T01:08:00Z">
        <w:r w:rsidR="00E32698">
          <w:t xml:space="preserve">with </w:t>
        </w:r>
      </w:ins>
      <w:del w:id="105" w:author="Abhinandan" w:date="2016-12-15T01:08:00Z">
        <w:r w:rsidR="002261BE" w:rsidDel="00E32698">
          <w:delText>“redshifturl”</w:delText>
        </w:r>
      </w:del>
      <w:del w:id="106" w:author="Abhinandan" w:date="2016-12-15T01:12:00Z">
        <w:r w:rsidR="002261BE" w:rsidDel="00E32698">
          <w:delText xml:space="preserve"> with</w:delText>
        </w:r>
      </w:del>
      <w:del w:id="107" w:author="Kathryn Gillett" w:date="2016-12-14T22:06:00Z">
        <w:r w:rsidR="002261BE" w:rsidDel="00692DE9">
          <w:delText xml:space="preserve"> </w:delText>
        </w:r>
      </w:del>
      <w:r w:rsidR="002261BE">
        <w:t>t</w:t>
      </w:r>
      <w:r w:rsidR="00286C11">
        <w:t xml:space="preserve">he endpoint of </w:t>
      </w:r>
      <w:r w:rsidR="00D9672B">
        <w:t xml:space="preserve">the </w:t>
      </w:r>
      <w:r w:rsidR="00286C11">
        <w:t>Redshift cluster</w:t>
      </w:r>
      <w:ins w:id="108" w:author="Abhinandan" w:date="2016-12-15T01:10:00Z">
        <w:r w:rsidR="00E32698">
          <w:t xml:space="preserve"> URL.</w:t>
        </w:r>
      </w:ins>
      <w:r w:rsidR="00286C11">
        <w:t xml:space="preserve"> </w:t>
      </w:r>
      <w:del w:id="109" w:author="Abhinandan" w:date="2016-12-15T01:09:00Z">
        <w:r w:rsidR="002261BE" w:rsidDel="00E32698">
          <w:delText xml:space="preserve">(where would they find this?) </w:delText>
        </w:r>
      </w:del>
      <w:ins w:id="110" w:author="Abhinandan" w:date="2016-12-15T01:10:00Z">
        <w:r w:rsidR="00E32698">
          <w:t>Make sure port number is not part of the URL</w:t>
        </w:r>
      </w:ins>
      <w:ins w:id="111" w:author="Abhinandan" w:date="2016-12-15T01:11:00Z">
        <w:r w:rsidR="00E32698">
          <w:t>.</w:t>
        </w:r>
      </w:ins>
      <w:del w:id="112" w:author="Abhinandan" w:date="2016-12-15T01:11:00Z">
        <w:r w:rsidR="00286C11" w:rsidDel="00E32698">
          <w:delText xml:space="preserve">except </w:delText>
        </w:r>
        <w:r w:rsidR="00D9672B" w:rsidDel="00E32698">
          <w:delText xml:space="preserve">the </w:delText>
        </w:r>
        <w:r w:rsidR="00286C11" w:rsidDel="00E32698">
          <w:delText xml:space="preserve">colon (“:”) and </w:delText>
        </w:r>
        <w:r w:rsidR="00D9672B" w:rsidDel="00E32698">
          <w:delText xml:space="preserve">the </w:delText>
        </w:r>
        <w:r w:rsidR="00286C11" w:rsidDel="00E32698">
          <w:delText>port number</w:delText>
        </w:r>
        <w:r w:rsidR="00401054" w:rsidDel="00E32698">
          <w:delText xml:space="preserve"> see</w:delText>
        </w:r>
      </w:del>
      <w:r w:rsidR="00401054">
        <w:t xml:space="preserve"> </w:t>
      </w:r>
      <w:ins w:id="113" w:author="Abhinandan" w:date="2016-12-15T01:11:00Z">
        <w:r w:rsidR="00E32698">
          <w:t xml:space="preserve">Refer to </w:t>
        </w:r>
      </w:ins>
      <w:r w:rsidR="00401054" w:rsidRPr="00763798">
        <w:rPr>
          <w:b/>
        </w:rPr>
        <w:t>Step 15 Section 4.3.4</w:t>
      </w:r>
      <w:r w:rsidR="00401054">
        <w:t xml:space="preserve"> </w:t>
      </w:r>
      <w:r w:rsidR="00401054" w:rsidRPr="00BE4187">
        <w:t>in the</w:t>
      </w:r>
      <w:r w:rsidR="00401054" w:rsidRPr="00BE4187">
        <w:rPr>
          <w:b/>
        </w:rPr>
        <w:t xml:space="preserve"> Deployment Guide — Part 1 </w:t>
      </w:r>
      <w:r w:rsidR="00401054" w:rsidRPr="00BE4187">
        <w:t>of</w:t>
      </w:r>
      <w:r w:rsidR="00401054">
        <w:t xml:space="preserve"> Project 1</w:t>
      </w:r>
      <w:del w:id="114" w:author="Abhinandan" w:date="2016-12-15T01:11:00Z">
        <w:r w:rsidR="00401054" w:rsidRPr="00401054" w:rsidDel="00E32698">
          <w:delText xml:space="preserve"> </w:delText>
        </w:r>
      </w:del>
      <w:r w:rsidR="00286C11">
        <w:t>.</w:t>
      </w:r>
    </w:p>
    <w:p w14:paraId="16942671" w14:textId="77777777" w:rsidR="00315580" w:rsidRDefault="00286C11" w:rsidP="00061963">
      <w:pPr>
        <w:pStyle w:val="step3"/>
        <w:numPr>
          <w:ilvl w:val="0"/>
          <w:numId w:val="6"/>
        </w:numPr>
        <w:rPr>
          <w:ins w:id="115" w:author="Abhinandan" w:date="2016-12-15T01:16:00Z"/>
        </w:rPr>
      </w:pPr>
      <w:r>
        <w:rPr>
          <w:b/>
        </w:rPr>
        <w:t>&lt;</w:t>
      </w:r>
      <w:proofErr w:type="spellStart"/>
      <w:r>
        <w:rPr>
          <w:b/>
        </w:rPr>
        <w:t>RedshiftCluster_Port</w:t>
      </w:r>
      <w:proofErr w:type="spellEnd"/>
      <w:r>
        <w:rPr>
          <w:b/>
        </w:rPr>
        <w:t>&gt;</w:t>
      </w:r>
      <w:r w:rsidRPr="00286C11">
        <w:t>:</w:t>
      </w:r>
      <w:r>
        <w:t xml:space="preserve"> </w:t>
      </w:r>
      <w:r w:rsidR="002261BE">
        <w:t xml:space="preserve">Replace </w:t>
      </w:r>
      <w:del w:id="116" w:author="Abhinandan" w:date="2016-12-15T01:12:00Z">
        <w:r w:rsidR="002261BE" w:rsidDel="00E32698">
          <w:delText>“redshiftport”</w:delText>
        </w:r>
      </w:del>
      <w:del w:id="117" w:author="Kathryn Gillett" w:date="2016-12-14T22:06:00Z">
        <w:r w:rsidR="002261BE" w:rsidDel="00692DE9">
          <w:delText xml:space="preserve"> </w:delText>
        </w:r>
      </w:del>
      <w:r w:rsidR="002261BE">
        <w:t>with t</w:t>
      </w:r>
      <w:r>
        <w:t xml:space="preserve">he </w:t>
      </w:r>
      <w:ins w:id="118" w:author="Abhinandan" w:date="2016-12-15T01:15:00Z">
        <w:r w:rsidR="00315580">
          <w:t xml:space="preserve">Redshift cluster </w:t>
        </w:r>
      </w:ins>
      <w:r>
        <w:t xml:space="preserve">port </w:t>
      </w:r>
      <w:ins w:id="119" w:author="Abhinandan" w:date="2016-12-15T01:16:00Z">
        <w:r w:rsidR="00315580">
          <w:t>number</w:t>
        </w:r>
        <w:del w:id="120" w:author="Kathryn Gillett" w:date="2016-12-14T22:06:00Z">
          <w:r w:rsidR="00315580" w:rsidDel="00692DE9">
            <w:delText xml:space="preserve"> </w:delText>
          </w:r>
        </w:del>
      </w:ins>
      <w:del w:id="121" w:author="Abhinandan" w:date="2016-12-15T01:16:00Z">
        <w:r w:rsidDel="00315580">
          <w:delText xml:space="preserve">number from </w:delText>
        </w:r>
        <w:r w:rsidR="002261BE" w:rsidDel="00315580">
          <w:delText>the</w:delText>
        </w:r>
        <w:r w:rsidR="00E23B97" w:rsidDel="00315580">
          <w:delText xml:space="preserve"> </w:delText>
        </w:r>
        <w:r w:rsidDel="00315580">
          <w:delText xml:space="preserve">endpoint of </w:delText>
        </w:r>
        <w:r w:rsidR="00D9672B" w:rsidDel="00315580">
          <w:delText xml:space="preserve">the </w:delText>
        </w:r>
        <w:r w:rsidDel="00315580">
          <w:delText>Redshift cluster</w:delText>
        </w:r>
        <w:r w:rsidR="00401054" w:rsidRPr="00401054" w:rsidDel="00315580">
          <w:delText xml:space="preserve"> </w:delText>
        </w:r>
        <w:r w:rsidR="00401054" w:rsidDel="00315580">
          <w:delText>numbe</w:delText>
        </w:r>
      </w:del>
      <w:del w:id="122" w:author="Abhinandan" w:date="2016-12-15T01:15:00Z">
        <w:r w:rsidR="00401054" w:rsidDel="00315580">
          <w:delText>r</w:delText>
        </w:r>
      </w:del>
      <w:ins w:id="123" w:author="Abhinandan" w:date="2016-12-15T01:16:00Z">
        <w:r w:rsidR="00315580">
          <w:t>.</w:t>
        </w:r>
      </w:ins>
      <w:r w:rsidR="00401054">
        <w:t xml:space="preserve"> </w:t>
      </w:r>
      <w:ins w:id="124" w:author="Abhinandan" w:date="2016-12-15T01:16:00Z">
        <w:r w:rsidR="00315580">
          <w:t>Refer to</w:t>
        </w:r>
      </w:ins>
      <w:del w:id="125" w:author="Abhinandan" w:date="2016-12-15T01:16:00Z">
        <w:r w:rsidR="00401054" w:rsidDel="00315580">
          <w:delText>see</w:delText>
        </w:r>
      </w:del>
      <w:r w:rsidR="00401054">
        <w:t xml:space="preserve"> </w:t>
      </w:r>
      <w:r w:rsidR="00401054" w:rsidRPr="0001014B">
        <w:rPr>
          <w:b/>
        </w:rPr>
        <w:t>Step 15 Section 4.3.4</w:t>
      </w:r>
      <w:r w:rsidR="00401054">
        <w:t xml:space="preserve"> </w:t>
      </w:r>
      <w:r w:rsidR="00401054" w:rsidRPr="00BE4187">
        <w:t>in the</w:t>
      </w:r>
      <w:r w:rsidR="00401054" w:rsidRPr="00BE4187">
        <w:rPr>
          <w:b/>
        </w:rPr>
        <w:t xml:space="preserve"> Deployment Guide — Part 1 </w:t>
      </w:r>
      <w:r w:rsidR="00401054" w:rsidRPr="00BE4187">
        <w:t>of</w:t>
      </w:r>
      <w:r w:rsidR="00401054">
        <w:t xml:space="preserve"> Project 1.</w:t>
      </w:r>
    </w:p>
    <w:p w14:paraId="60D0B01C" w14:textId="3E515BB1" w:rsidR="00286C11" w:rsidRDefault="00401054" w:rsidP="00061963">
      <w:pPr>
        <w:pStyle w:val="step3"/>
        <w:numPr>
          <w:ilvl w:val="0"/>
          <w:numId w:val="6"/>
        </w:numPr>
      </w:pPr>
      <w:r w:rsidDel="00401054">
        <w:t xml:space="preserve"> </w:t>
      </w:r>
      <w:r w:rsidR="00286C11">
        <w:rPr>
          <w:b/>
        </w:rPr>
        <w:t>&lt;</w:t>
      </w:r>
      <w:proofErr w:type="spellStart"/>
      <w:r w:rsidR="00286C11">
        <w:rPr>
          <w:b/>
        </w:rPr>
        <w:t>Redshift_Database</w:t>
      </w:r>
      <w:proofErr w:type="spellEnd"/>
      <w:r w:rsidR="00286C11">
        <w:rPr>
          <w:b/>
        </w:rPr>
        <w:t>&gt;, &lt;</w:t>
      </w:r>
      <w:proofErr w:type="spellStart"/>
      <w:r w:rsidR="00286C11">
        <w:rPr>
          <w:b/>
        </w:rPr>
        <w:t>Redshift_Username</w:t>
      </w:r>
      <w:proofErr w:type="spellEnd"/>
      <w:r w:rsidR="00286C11">
        <w:rPr>
          <w:b/>
        </w:rPr>
        <w:t xml:space="preserve">&gt; </w:t>
      </w:r>
      <w:r w:rsidR="00286C11">
        <w:t xml:space="preserve">and </w:t>
      </w:r>
      <w:r w:rsidR="00286C11">
        <w:rPr>
          <w:b/>
        </w:rPr>
        <w:t>&lt;</w:t>
      </w:r>
      <w:proofErr w:type="spellStart"/>
      <w:r w:rsidR="00286C11">
        <w:rPr>
          <w:b/>
        </w:rPr>
        <w:t>Redshift_Password</w:t>
      </w:r>
      <w:proofErr w:type="spellEnd"/>
      <w:r w:rsidR="00286C11">
        <w:rPr>
          <w:b/>
        </w:rPr>
        <w:t>&gt;</w:t>
      </w:r>
      <w:del w:id="126" w:author="Kathryn Gillett" w:date="2016-12-14T22:06:00Z">
        <w:r w:rsidR="00286C11" w:rsidDel="00692DE9">
          <w:rPr>
            <w:b/>
          </w:rPr>
          <w:delText xml:space="preserve"> </w:delText>
        </w:r>
      </w:del>
      <w:r w:rsidR="00286C11">
        <w:rPr>
          <w:b/>
        </w:rPr>
        <w:t xml:space="preserve">: </w:t>
      </w:r>
      <w:r w:rsidR="00286C11">
        <w:t>Replace these tokens with</w:t>
      </w:r>
      <w:r w:rsidR="00D9672B">
        <w:t xml:space="preserve"> the</w:t>
      </w:r>
      <w:r w:rsidR="00286C11">
        <w:t xml:space="preserve"> respective details provided while provisioning </w:t>
      </w:r>
      <w:r w:rsidR="00E23B97">
        <w:t xml:space="preserve">the </w:t>
      </w:r>
      <w:r w:rsidR="00286C11">
        <w:t>Redshift Cluster.</w:t>
      </w:r>
      <w:r w:rsidR="0098589A">
        <w:t xml:space="preserve"> These details can </w:t>
      </w:r>
      <w:r w:rsidR="00D9672B">
        <w:t xml:space="preserve">be </w:t>
      </w:r>
      <w:r w:rsidR="0098589A">
        <w:t>obtain</w:t>
      </w:r>
      <w:r w:rsidR="00D9672B">
        <w:t>ed</w:t>
      </w:r>
      <w:r w:rsidR="0098589A">
        <w:t xml:space="preserve"> from </w:t>
      </w:r>
      <w:r w:rsidR="00D9672B">
        <w:t xml:space="preserve">the </w:t>
      </w:r>
      <w:r w:rsidR="0098589A">
        <w:t>Red</w:t>
      </w:r>
      <w:r w:rsidR="001D1549">
        <w:t>shift cluster detail</w:t>
      </w:r>
      <w:del w:id="127" w:author="Abhinandan" w:date="2016-12-15T01:17:00Z">
        <w:r w:rsidR="001D1549" w:rsidDel="00315580">
          <w:delText>s</w:delText>
        </w:r>
      </w:del>
      <w:r w:rsidR="001D1549">
        <w:t xml:space="preserve"> page</w:t>
      </w:r>
      <w:ins w:id="128" w:author="Abhinandan" w:date="2016-12-15T01:17:00Z">
        <w:r w:rsidR="00315580">
          <w:t>.</w:t>
        </w:r>
      </w:ins>
      <w:ins w:id="129" w:author="Abhinandan" w:date="2016-12-15T01:18:00Z">
        <w:r w:rsidR="00315580">
          <w:t xml:space="preserve"> </w:t>
        </w:r>
      </w:ins>
      <w:ins w:id="130" w:author="Abhinandan" w:date="2016-12-15T01:17:00Z">
        <w:r w:rsidR="00315580">
          <w:t>Refer to</w:t>
        </w:r>
      </w:ins>
      <w:del w:id="131" w:author="Abhinandan" w:date="2016-12-15T01:17:00Z">
        <w:r w:rsidDel="00315580">
          <w:delText xml:space="preserve"> number see</w:delText>
        </w:r>
      </w:del>
      <w:r>
        <w:t xml:space="preserve"> </w:t>
      </w:r>
      <w:r w:rsidRPr="0001014B">
        <w:rPr>
          <w:b/>
        </w:rPr>
        <w:t xml:space="preserve">Step </w:t>
      </w:r>
      <w:r>
        <w:rPr>
          <w:b/>
        </w:rPr>
        <w:t>6</w:t>
      </w:r>
      <w:r w:rsidRPr="0001014B">
        <w:rPr>
          <w:b/>
        </w:rPr>
        <w:t xml:space="preserve"> Section </w:t>
      </w:r>
      <w:r>
        <w:rPr>
          <w:b/>
        </w:rPr>
        <w:t>4.3.1</w:t>
      </w:r>
      <w:r>
        <w:t xml:space="preserve"> </w:t>
      </w:r>
      <w:r w:rsidRPr="00BE4187">
        <w:t>in the</w:t>
      </w:r>
      <w:r w:rsidRPr="00BE4187">
        <w:rPr>
          <w:b/>
        </w:rPr>
        <w:t xml:space="preserve"> Deployment Guide — Part 1 </w:t>
      </w:r>
      <w:r w:rsidRPr="00BE4187">
        <w:t>of</w:t>
      </w:r>
      <w:r>
        <w:t xml:space="preserve"> Project 1</w:t>
      </w:r>
      <w:del w:id="132" w:author="Kathryn Gillett" w:date="2016-12-14T22:06:00Z">
        <w:r w:rsidRPr="00401054" w:rsidDel="00692DE9">
          <w:delText xml:space="preserve"> </w:delText>
        </w:r>
      </w:del>
      <w:del w:id="133" w:author="Kathryn Gillett" w:date="2016-12-14T22:07:00Z">
        <w:r w:rsidDel="00692DE9">
          <w:delText>.</w:delText>
        </w:r>
      </w:del>
      <w:r w:rsidR="001D1549">
        <w:t>.</w:t>
      </w:r>
    </w:p>
    <w:p w14:paraId="410107A0" w14:textId="77777777" w:rsidR="00286C11" w:rsidRDefault="001D1549" w:rsidP="00345159">
      <w:pPr>
        <w:pStyle w:val="step3"/>
        <w:numPr>
          <w:ilvl w:val="0"/>
          <w:numId w:val="0"/>
        </w:numPr>
        <w:spacing w:before="240"/>
        <w:ind w:left="288" w:hanging="288"/>
      </w:pPr>
      <w:r>
        <w:rPr>
          <w:noProof/>
        </w:rPr>
        <w:drawing>
          <wp:inline distT="0" distB="0" distL="0" distR="0" wp14:anchorId="659284A4" wp14:editId="40F774E6">
            <wp:extent cx="2819400" cy="1295400"/>
            <wp:effectExtent l="19050" t="19050" r="19050" b="190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9400" cy="1295400"/>
                    </a:xfrm>
                    <a:prstGeom prst="rect">
                      <a:avLst/>
                    </a:prstGeom>
                    <a:ln>
                      <a:solidFill>
                        <a:schemeClr val="tx1"/>
                      </a:solidFill>
                    </a:ln>
                  </pic:spPr>
                </pic:pic>
              </a:graphicData>
            </a:graphic>
          </wp:inline>
        </w:drawing>
      </w:r>
    </w:p>
    <w:p w14:paraId="5F8E5CB7" w14:textId="77777777" w:rsidR="001D1549" w:rsidRDefault="001D1549" w:rsidP="00286C11">
      <w:pPr>
        <w:pStyle w:val="step3"/>
        <w:numPr>
          <w:ilvl w:val="0"/>
          <w:numId w:val="0"/>
        </w:numPr>
        <w:ind w:left="1008"/>
      </w:pPr>
    </w:p>
    <w:p w14:paraId="7387BF47" w14:textId="4843BFD5" w:rsidR="007E6FC9" w:rsidRDefault="007E6FC9" w:rsidP="007E6FC9">
      <w:pPr>
        <w:pStyle w:val="step3"/>
      </w:pPr>
      <w:r>
        <w:t xml:space="preserve">In </w:t>
      </w:r>
      <w:r w:rsidR="00D9672B">
        <w:t xml:space="preserve">the </w:t>
      </w:r>
      <w:r w:rsidRPr="007E6FC9">
        <w:rPr>
          <w:b/>
        </w:rPr>
        <w:t>MySQL connection properties</w:t>
      </w:r>
      <w:r>
        <w:t xml:space="preserve"> section</w:t>
      </w:r>
      <w:r w:rsidR="00D9672B">
        <w:t>,</w:t>
      </w:r>
      <w:r>
        <w:t xml:space="preserve"> enter </w:t>
      </w:r>
      <w:r w:rsidR="00D9672B">
        <w:t xml:space="preserve">the </w:t>
      </w:r>
      <w:r>
        <w:t xml:space="preserve">appropriate values for </w:t>
      </w:r>
      <w:r w:rsidR="00E23B97">
        <w:t xml:space="preserve">the </w:t>
      </w:r>
      <w:r>
        <w:t>respective keys.</w:t>
      </w:r>
    </w:p>
    <w:p w14:paraId="39C20F17" w14:textId="77777777" w:rsidR="00345159" w:rsidRDefault="00345159" w:rsidP="00345159">
      <w:pPr>
        <w:pStyle w:val="step3"/>
        <w:numPr>
          <w:ilvl w:val="0"/>
          <w:numId w:val="0"/>
        </w:numPr>
        <w:ind w:left="288"/>
      </w:pPr>
    </w:p>
    <w:p w14:paraId="64C9A86A" w14:textId="77777777" w:rsidR="001D1549" w:rsidRDefault="007E6FC9" w:rsidP="00345159">
      <w:pPr>
        <w:pStyle w:val="step3"/>
        <w:numPr>
          <w:ilvl w:val="0"/>
          <w:numId w:val="0"/>
        </w:numPr>
      </w:pPr>
      <w:r>
        <w:rPr>
          <w:noProof/>
        </w:rPr>
        <w:lastRenderedPageBreak/>
        <w:drawing>
          <wp:inline distT="0" distB="0" distL="0" distR="0" wp14:anchorId="704C75EA" wp14:editId="40549475">
            <wp:extent cx="4286250" cy="2105117"/>
            <wp:effectExtent l="19050" t="19050" r="19050" b="285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7317" cy="2110552"/>
                    </a:xfrm>
                    <a:prstGeom prst="rect">
                      <a:avLst/>
                    </a:prstGeom>
                    <a:ln>
                      <a:solidFill>
                        <a:schemeClr val="tx1"/>
                      </a:solidFill>
                    </a:ln>
                  </pic:spPr>
                </pic:pic>
              </a:graphicData>
            </a:graphic>
          </wp:inline>
        </w:drawing>
      </w:r>
    </w:p>
    <w:p w14:paraId="274EDA27" w14:textId="77777777" w:rsidR="007E6FC9" w:rsidRDefault="007E6FC9" w:rsidP="007E6FC9">
      <w:pPr>
        <w:pStyle w:val="step3"/>
        <w:numPr>
          <w:ilvl w:val="0"/>
          <w:numId w:val="0"/>
        </w:numPr>
        <w:ind w:left="288"/>
      </w:pPr>
    </w:p>
    <w:p w14:paraId="1713D65F" w14:textId="09BD1592" w:rsidR="007E6FC9" w:rsidRDefault="007E6FC9" w:rsidP="007E6FC9">
      <w:pPr>
        <w:pStyle w:val="step3"/>
        <w:numPr>
          <w:ilvl w:val="0"/>
          <w:numId w:val="0"/>
        </w:numPr>
        <w:ind w:left="288"/>
      </w:pPr>
      <w:r>
        <w:t>Replace</w:t>
      </w:r>
      <w:r w:rsidR="005807EF">
        <w:t xml:space="preserve"> the</w:t>
      </w:r>
      <w:r>
        <w:t xml:space="preserve"> following tokens as </w:t>
      </w:r>
      <w:ins w:id="134" w:author="Abhinandan" w:date="2016-12-15T01:19:00Z">
        <w:r w:rsidR="006451C4">
          <w:t>described below</w:t>
        </w:r>
      </w:ins>
      <w:del w:id="135" w:author="Abhinandan" w:date="2016-12-15T01:19:00Z">
        <w:r w:rsidDel="006451C4">
          <w:delText xml:space="preserve">per </w:delText>
        </w:r>
        <w:r w:rsidR="005807EF" w:rsidDel="006451C4">
          <w:delText xml:space="preserve">the </w:delText>
        </w:r>
        <w:r w:rsidDel="006451C4">
          <w:delText>description provided</w:delText>
        </w:r>
      </w:del>
      <w:r>
        <w:t>:</w:t>
      </w:r>
    </w:p>
    <w:p w14:paraId="6F13C9EF" w14:textId="56689AD9" w:rsidR="007E6FC9" w:rsidRPr="00F9044E" w:rsidRDefault="00F9044E" w:rsidP="00061963">
      <w:pPr>
        <w:pStyle w:val="step3"/>
        <w:numPr>
          <w:ilvl w:val="0"/>
          <w:numId w:val="7"/>
        </w:numPr>
      </w:pPr>
      <w:r w:rsidRPr="00F9044E">
        <w:rPr>
          <w:b/>
        </w:rPr>
        <w:t>&lt;</w:t>
      </w:r>
      <w:proofErr w:type="spellStart"/>
      <w:r w:rsidRPr="00F9044E">
        <w:rPr>
          <w:b/>
        </w:rPr>
        <w:t>MySql_Database</w:t>
      </w:r>
      <w:proofErr w:type="spellEnd"/>
      <w:r w:rsidRPr="00F9044E">
        <w:rPr>
          <w:b/>
        </w:rPr>
        <w:t>&gt;</w:t>
      </w:r>
      <w:del w:id="136" w:author="Kathryn Gillett" w:date="2016-12-14T22:07:00Z">
        <w:r w:rsidDel="00692DE9">
          <w:delText xml:space="preserve"> </w:delText>
        </w:r>
      </w:del>
      <w:r>
        <w:t xml:space="preserve">: </w:t>
      </w:r>
      <w:ins w:id="137" w:author="Abhinandan" w:date="2016-12-15T01:20:00Z">
        <w:r w:rsidR="006451C4">
          <w:t>Replace with</w:t>
        </w:r>
      </w:ins>
      <w:del w:id="138" w:author="Abhinandan" w:date="2016-12-15T01:20:00Z">
        <w:r w:rsidDel="006451C4">
          <w:delText>Name of</w:delText>
        </w:r>
      </w:del>
      <w:r>
        <w:t xml:space="preserve"> MySQL database</w:t>
      </w:r>
      <w:ins w:id="139" w:author="Abhinandan" w:date="2016-12-15T01:20:00Z">
        <w:r w:rsidR="006451C4">
          <w:t xml:space="preserve"> name.</w:t>
        </w:r>
      </w:ins>
      <w:r>
        <w:t xml:space="preserve"> </w:t>
      </w:r>
      <w:del w:id="140" w:author="Abhinandan" w:date="2016-12-15T01:20:00Z">
        <w:r w:rsidDel="006451C4">
          <w:delText>c</w:delText>
        </w:r>
      </w:del>
      <w:del w:id="141" w:author="Abhinandan" w:date="2016-12-15T01:21:00Z">
        <w:r w:rsidDel="006451C4">
          <w:delText>reated in ATTUNITY CloudBeam EC2 instance. (</w:delText>
        </w:r>
      </w:del>
      <w:ins w:id="142" w:author="Abhinandan" w:date="2016-12-15T01:21:00Z">
        <w:r w:rsidR="006451C4">
          <w:t>R</w:t>
        </w:r>
      </w:ins>
      <w:del w:id="143" w:author="Abhinandan" w:date="2016-12-15T01:21:00Z">
        <w:r w:rsidDel="006451C4">
          <w:delText>r</w:delText>
        </w:r>
      </w:del>
      <w:r>
        <w:t xml:space="preserve">efer </w:t>
      </w:r>
      <w:r w:rsidR="00BE4187" w:rsidRPr="00BE4187">
        <w:t>to</w:t>
      </w:r>
      <w:r w:rsidR="00BE4187">
        <w:rPr>
          <w:b/>
        </w:rPr>
        <w:t xml:space="preserve"> S</w:t>
      </w:r>
      <w:r w:rsidRPr="00F9044E">
        <w:rPr>
          <w:b/>
        </w:rPr>
        <w:t>ection 4.4.7: Create MySQL Database</w:t>
      </w:r>
      <w:r>
        <w:rPr>
          <w:b/>
        </w:rPr>
        <w:t xml:space="preserve"> </w:t>
      </w:r>
      <w:r w:rsidR="00BE4187" w:rsidRPr="00BE4187">
        <w:t>in the</w:t>
      </w:r>
      <w:r w:rsidR="00BE4187" w:rsidRPr="00BE4187">
        <w:rPr>
          <w:b/>
        </w:rPr>
        <w:t xml:space="preserve"> Deployment Guide — Part 1 </w:t>
      </w:r>
      <w:r w:rsidR="00BE4187" w:rsidRPr="00BE4187">
        <w:t>of</w:t>
      </w:r>
      <w:r w:rsidR="00BE4187">
        <w:t xml:space="preserve"> </w:t>
      </w:r>
      <w:r>
        <w:rPr>
          <w:b/>
        </w:rPr>
        <w:t>Project 1</w:t>
      </w:r>
      <w:del w:id="144" w:author="Abhinandan" w:date="2016-12-15T01:21:00Z">
        <w:r w:rsidDel="006451C4">
          <w:rPr>
            <w:b/>
          </w:rPr>
          <w:delText>)</w:delText>
        </w:r>
      </w:del>
    </w:p>
    <w:p w14:paraId="6536C457" w14:textId="705A914F" w:rsidR="00F9044E" w:rsidRPr="00F9044E" w:rsidRDefault="00F9044E" w:rsidP="00061963">
      <w:pPr>
        <w:pStyle w:val="step3"/>
        <w:numPr>
          <w:ilvl w:val="0"/>
          <w:numId w:val="7"/>
        </w:numPr>
      </w:pPr>
      <w:r>
        <w:rPr>
          <w:b/>
        </w:rPr>
        <w:t>&lt;</w:t>
      </w:r>
      <w:proofErr w:type="spellStart"/>
      <w:r>
        <w:rPr>
          <w:b/>
        </w:rPr>
        <w:t>MySql_Password</w:t>
      </w:r>
      <w:proofErr w:type="spellEnd"/>
      <w:r>
        <w:rPr>
          <w:b/>
        </w:rPr>
        <w:t xml:space="preserve">&gt;: </w:t>
      </w:r>
      <w:ins w:id="145" w:author="Abhinandan" w:date="2016-12-15T01:21:00Z">
        <w:r w:rsidR="006451C4" w:rsidRPr="006B4269">
          <w:rPr>
            <w:rPrChange w:id="146" w:author="Abhinandan" w:date="2016-12-15T01:24:00Z">
              <w:rPr>
                <w:b/>
              </w:rPr>
            </w:rPrChange>
          </w:rPr>
          <w:t>Re</w:t>
        </w:r>
      </w:ins>
      <w:ins w:id="147" w:author="Abhinandan" w:date="2016-12-15T01:24:00Z">
        <w:r w:rsidR="006B4269">
          <w:t>p</w:t>
        </w:r>
      </w:ins>
      <w:ins w:id="148" w:author="Abhinandan" w:date="2016-12-15T01:21:00Z">
        <w:r w:rsidR="006451C4" w:rsidRPr="006B4269">
          <w:rPr>
            <w:rPrChange w:id="149" w:author="Abhinandan" w:date="2016-12-15T01:24:00Z">
              <w:rPr>
                <w:b/>
              </w:rPr>
            </w:rPrChange>
          </w:rPr>
          <w:t>lace with the</w:t>
        </w:r>
        <w:r w:rsidR="006451C4">
          <w:rPr>
            <w:b/>
          </w:rPr>
          <w:t xml:space="preserve"> </w:t>
        </w:r>
        <w:r w:rsidR="006451C4">
          <w:t>p</w:t>
        </w:r>
      </w:ins>
      <w:del w:id="150" w:author="Abhinandan" w:date="2016-12-15T01:21:00Z">
        <w:r w:rsidDel="006451C4">
          <w:delText>P</w:delText>
        </w:r>
      </w:del>
      <w:r>
        <w:t>assword</w:t>
      </w:r>
      <w:ins w:id="151" w:author="Abhinandan" w:date="2016-12-15T01:21:00Z">
        <w:r w:rsidR="006451C4">
          <w:t xml:space="preserve"> </w:t>
        </w:r>
      </w:ins>
      <w:r>
        <w:t xml:space="preserve"> of MySQL 5.5 </w:t>
      </w:r>
      <w:del w:id="152" w:author="Abhinandan" w:date="2016-12-15T01:22:00Z">
        <w:r w:rsidDel="006451C4">
          <w:delText>instance created in ATTUNITY CloudBeam EC2 instance. (r</w:delText>
        </w:r>
      </w:del>
      <w:ins w:id="153" w:author="Abhinandan" w:date="2016-12-15T01:22:00Z">
        <w:r w:rsidR="006451C4">
          <w:t>R</w:t>
        </w:r>
      </w:ins>
      <w:r>
        <w:t xml:space="preserve">efer </w:t>
      </w:r>
      <w:r w:rsidR="00D616E9" w:rsidRPr="00D616E9">
        <w:t>to</w:t>
      </w:r>
      <w:r w:rsidR="00D616E9">
        <w:rPr>
          <w:b/>
        </w:rPr>
        <w:t xml:space="preserve"> S</w:t>
      </w:r>
      <w:r>
        <w:rPr>
          <w:b/>
        </w:rPr>
        <w:t>ection 4.4.5</w:t>
      </w:r>
      <w:r w:rsidRPr="00F9044E">
        <w:rPr>
          <w:b/>
        </w:rPr>
        <w:t xml:space="preserve">: </w:t>
      </w:r>
      <w:r>
        <w:rPr>
          <w:b/>
        </w:rPr>
        <w:t xml:space="preserve">Install MySQL 5.5 </w:t>
      </w:r>
      <w:r w:rsidR="00D616E9" w:rsidRPr="00BE4187">
        <w:t>in the</w:t>
      </w:r>
      <w:r w:rsidR="00D616E9" w:rsidRPr="00BE4187">
        <w:rPr>
          <w:b/>
        </w:rPr>
        <w:t xml:space="preserve"> Deployment Guide — Part 1 </w:t>
      </w:r>
      <w:r w:rsidR="00D616E9" w:rsidRPr="00BE4187">
        <w:t>of</w:t>
      </w:r>
      <w:r w:rsidR="00D616E9">
        <w:t xml:space="preserve"> </w:t>
      </w:r>
      <w:r>
        <w:rPr>
          <w:b/>
        </w:rPr>
        <w:t>Project 1</w:t>
      </w:r>
      <w:del w:id="154" w:author="Abhinandan" w:date="2016-12-15T01:22:00Z">
        <w:r w:rsidDel="006451C4">
          <w:rPr>
            <w:b/>
          </w:rPr>
          <w:delText>)</w:delText>
        </w:r>
      </w:del>
    </w:p>
    <w:p w14:paraId="01173AD1" w14:textId="5ECEE1EA" w:rsidR="00F9044E" w:rsidRDefault="00F9044E" w:rsidP="00061963">
      <w:pPr>
        <w:pStyle w:val="step3"/>
        <w:numPr>
          <w:ilvl w:val="0"/>
          <w:numId w:val="7"/>
        </w:numPr>
      </w:pPr>
      <w:r>
        <w:rPr>
          <w:b/>
        </w:rPr>
        <w:t>&lt;</w:t>
      </w:r>
      <w:proofErr w:type="spellStart"/>
      <w:r>
        <w:rPr>
          <w:b/>
        </w:rPr>
        <w:t>CloudBeam_Public_IP</w:t>
      </w:r>
      <w:proofErr w:type="spellEnd"/>
      <w:r>
        <w:rPr>
          <w:b/>
        </w:rPr>
        <w:t xml:space="preserve">&gt;: </w:t>
      </w:r>
      <w:ins w:id="155" w:author="Abhinandan" w:date="2016-12-15T01:22:00Z">
        <w:r w:rsidR="006451C4" w:rsidRPr="006451C4">
          <w:rPr>
            <w:rPrChange w:id="156" w:author="Abhinandan" w:date="2016-12-15T01:23:00Z">
              <w:rPr>
                <w:b/>
              </w:rPr>
            </w:rPrChange>
          </w:rPr>
          <w:t>Replace with</w:t>
        </w:r>
      </w:ins>
      <w:ins w:id="157" w:author="Abhinandan" w:date="2016-12-15T01:23:00Z">
        <w:r w:rsidR="006451C4" w:rsidRPr="006451C4">
          <w:rPr>
            <w:rPrChange w:id="158" w:author="Abhinandan" w:date="2016-12-15T01:23:00Z">
              <w:rPr>
                <w:b/>
              </w:rPr>
            </w:rPrChange>
          </w:rPr>
          <w:t xml:space="preserve"> the</w:t>
        </w:r>
      </w:ins>
      <w:ins w:id="159" w:author="Abhinandan" w:date="2016-12-15T01:22:00Z">
        <w:del w:id="160" w:author="Kathryn Gillett" w:date="2016-12-14T22:07:00Z">
          <w:r w:rsidR="006451C4" w:rsidDel="00692DE9">
            <w:rPr>
              <w:b/>
            </w:rPr>
            <w:delText xml:space="preserve"> </w:delText>
          </w:r>
        </w:del>
      </w:ins>
      <w:del w:id="161" w:author="Abhinandan" w:date="2016-12-15T01:22:00Z">
        <w:r w:rsidDel="006451C4">
          <w:delText xml:space="preserve">Enter </w:delText>
        </w:r>
        <w:r w:rsidR="005807EF" w:rsidDel="006451C4">
          <w:delText>the</w:delText>
        </w:r>
      </w:del>
      <w:r w:rsidR="005807EF">
        <w:t xml:space="preserve"> </w:t>
      </w:r>
      <w:r>
        <w:t xml:space="preserve">Public IP of ATTUNITY </w:t>
      </w:r>
      <w:proofErr w:type="spellStart"/>
      <w:r>
        <w:t>CloudBeam</w:t>
      </w:r>
      <w:proofErr w:type="spellEnd"/>
      <w:r>
        <w:t xml:space="preserve"> EC2 </w:t>
      </w:r>
      <w:proofErr w:type="spellStart"/>
      <w:r>
        <w:t>instance</w:t>
      </w:r>
      <w:ins w:id="162" w:author="Abhinandan" w:date="2016-12-15T01:23:00Z">
        <w:r w:rsidR="006451C4">
          <w:t>.</w:t>
        </w:r>
      </w:ins>
      <w:del w:id="163" w:author="Abhinandan" w:date="2016-12-15T01:23:00Z">
        <w:r w:rsidDel="006451C4">
          <w:delText xml:space="preserve"> </w:delText>
        </w:r>
      </w:del>
      <w:ins w:id="164" w:author="Abhinandan" w:date="2016-12-15T01:22:00Z">
        <w:r w:rsidR="006451C4">
          <w:t>Refer</w:t>
        </w:r>
        <w:proofErr w:type="spellEnd"/>
        <w:r w:rsidR="006451C4">
          <w:t xml:space="preserve"> to</w:t>
        </w:r>
      </w:ins>
      <w:del w:id="165" w:author="Abhinandan" w:date="2016-12-15T01:22:00Z">
        <w:r w:rsidDel="006451C4">
          <w:delText>created in</w:delText>
        </w:r>
      </w:del>
      <w:r>
        <w:t xml:space="preserve"> </w:t>
      </w:r>
      <w:r w:rsidRPr="00F9044E">
        <w:rPr>
          <w:b/>
        </w:rPr>
        <w:t xml:space="preserve">Section 4.4.1. Launch ATTUNITY </w:t>
      </w:r>
      <w:proofErr w:type="spellStart"/>
      <w:r w:rsidRPr="00F9044E">
        <w:rPr>
          <w:b/>
        </w:rPr>
        <w:t>CloudBeam</w:t>
      </w:r>
      <w:proofErr w:type="spellEnd"/>
      <w:r w:rsidRPr="00F9044E">
        <w:rPr>
          <w:b/>
        </w:rPr>
        <w:t xml:space="preserve"> Instance</w:t>
      </w:r>
      <w:r>
        <w:t xml:space="preserve"> </w:t>
      </w:r>
      <w:r w:rsidR="00D616E9" w:rsidRPr="00BE4187">
        <w:t>in the</w:t>
      </w:r>
      <w:r w:rsidR="00D616E9" w:rsidRPr="00BE4187">
        <w:rPr>
          <w:b/>
        </w:rPr>
        <w:t xml:space="preserve"> Deployment Guide — Part 1 </w:t>
      </w:r>
      <w:r w:rsidR="00D616E9" w:rsidRPr="00BE4187">
        <w:t>of</w:t>
      </w:r>
      <w:r w:rsidR="00D616E9">
        <w:t xml:space="preserve"> </w:t>
      </w:r>
      <w:r w:rsidRPr="00F9044E">
        <w:rPr>
          <w:b/>
        </w:rPr>
        <w:t>Project 1</w:t>
      </w:r>
      <w:r>
        <w:t>.</w:t>
      </w:r>
    </w:p>
    <w:p w14:paraId="7338050B" w14:textId="1AAB6EBC" w:rsidR="00F9044E" w:rsidRDefault="00F9044E" w:rsidP="00061963">
      <w:pPr>
        <w:pStyle w:val="step3"/>
        <w:numPr>
          <w:ilvl w:val="0"/>
          <w:numId w:val="7"/>
        </w:numPr>
      </w:pPr>
      <w:r>
        <w:rPr>
          <w:b/>
        </w:rPr>
        <w:t>&lt;</w:t>
      </w:r>
      <w:proofErr w:type="spellStart"/>
      <w:r>
        <w:rPr>
          <w:b/>
        </w:rPr>
        <w:t>MySQL_Port</w:t>
      </w:r>
      <w:proofErr w:type="spellEnd"/>
      <w:r>
        <w:rPr>
          <w:b/>
        </w:rPr>
        <w:t>&gt;</w:t>
      </w:r>
      <w:r>
        <w:t xml:space="preserve">: </w:t>
      </w:r>
      <w:ins w:id="166" w:author="Abhinandan" w:date="2016-12-15T01:23:00Z">
        <w:r w:rsidR="006451C4">
          <w:t>Replace with the</w:t>
        </w:r>
      </w:ins>
      <w:del w:id="167" w:author="Abhinandan" w:date="2016-12-15T01:24:00Z">
        <w:r w:rsidR="004D5C68" w:rsidDel="006451C4">
          <w:delText>Enter</w:delText>
        </w:r>
      </w:del>
      <w:r w:rsidR="004D5C68">
        <w:t xml:space="preserve"> </w:t>
      </w:r>
      <w:del w:id="168" w:author="Abhinandan" w:date="2016-12-15T01:24:00Z">
        <w:r w:rsidR="005807EF" w:rsidDel="006451C4">
          <w:delText>the</w:delText>
        </w:r>
      </w:del>
      <w:del w:id="169" w:author="Kathryn Gillett" w:date="2016-12-14T22:07:00Z">
        <w:r w:rsidR="005807EF" w:rsidDel="00692DE9">
          <w:delText xml:space="preserve"> </w:delText>
        </w:r>
      </w:del>
      <w:r w:rsidR="004D5C68">
        <w:t xml:space="preserve">MySQL port number. By default, it is </w:t>
      </w:r>
      <w:r w:rsidR="004D5C68" w:rsidRPr="004D5C68">
        <w:rPr>
          <w:b/>
        </w:rPr>
        <w:t>3306</w:t>
      </w:r>
      <w:r w:rsidR="004D5C68">
        <w:rPr>
          <w:b/>
        </w:rPr>
        <w:t xml:space="preserve">. </w:t>
      </w:r>
      <w:r w:rsidR="005807EF">
        <w:t>Use the default</w:t>
      </w:r>
      <w:r w:rsidR="004D5C68">
        <w:t xml:space="preserve"> </w:t>
      </w:r>
      <w:r w:rsidR="004D5C68" w:rsidRPr="004D5C68">
        <w:rPr>
          <w:b/>
        </w:rPr>
        <w:t>3306</w:t>
      </w:r>
      <w:r w:rsidR="004D5C68">
        <w:t xml:space="preserve"> if </w:t>
      </w:r>
      <w:r w:rsidR="005807EF">
        <w:t xml:space="preserve">you have </w:t>
      </w:r>
      <w:r w:rsidR="004D5C68">
        <w:t xml:space="preserve">not changed </w:t>
      </w:r>
      <w:r w:rsidR="005807EF">
        <w:t xml:space="preserve">it </w:t>
      </w:r>
      <w:r w:rsidR="004D5C68">
        <w:t>explicitly.</w:t>
      </w:r>
    </w:p>
    <w:p w14:paraId="47265BC7" w14:textId="77777777" w:rsidR="00345159" w:rsidRPr="00345159" w:rsidRDefault="00345159" w:rsidP="00345159">
      <w:pPr>
        <w:rPr>
          <w:rFonts w:ascii="Open Sans" w:eastAsia="Open Sans" w:hAnsi="Open Sans" w:cs="Open Sans"/>
          <w:b/>
          <w:color w:val="444444"/>
          <w:szCs w:val="24"/>
        </w:rPr>
      </w:pPr>
      <w:r>
        <w:rPr>
          <w:b/>
        </w:rPr>
        <w:br w:type="page"/>
      </w:r>
    </w:p>
    <w:p w14:paraId="259BAC26" w14:textId="0B7F7160" w:rsidR="004D5C68" w:rsidRDefault="004D5C68" w:rsidP="004D5C68">
      <w:pPr>
        <w:pStyle w:val="step3"/>
      </w:pPr>
      <w:r>
        <w:lastRenderedPageBreak/>
        <w:t xml:space="preserve">Replace </w:t>
      </w:r>
      <w:r w:rsidR="005807EF">
        <w:t xml:space="preserve">the </w:t>
      </w:r>
      <w:r>
        <w:t xml:space="preserve">token </w:t>
      </w:r>
      <w:r w:rsidRPr="004D5C68">
        <w:rPr>
          <w:b/>
        </w:rPr>
        <w:t>&lt;</w:t>
      </w:r>
      <w:proofErr w:type="spellStart"/>
      <w:r w:rsidRPr="004D5C68">
        <w:rPr>
          <w:b/>
        </w:rPr>
        <w:t>CloudBeam_Public_IP</w:t>
      </w:r>
      <w:proofErr w:type="spellEnd"/>
      <w:r w:rsidRPr="004D5C68">
        <w:rPr>
          <w:b/>
        </w:rPr>
        <w:t>&gt;</w:t>
      </w:r>
      <w:r>
        <w:t xml:space="preserve"> present in </w:t>
      </w:r>
      <w:proofErr w:type="spellStart"/>
      <w:r>
        <w:t>Cloudbeam</w:t>
      </w:r>
      <w:proofErr w:type="spellEnd"/>
      <w:r>
        <w:t xml:space="preserve"> slave application properties section with </w:t>
      </w:r>
      <w:r w:rsidR="005807EF">
        <w:t xml:space="preserve">the </w:t>
      </w:r>
      <w:r w:rsidRPr="00345159">
        <w:rPr>
          <w:b/>
        </w:rPr>
        <w:t>Public IP</w:t>
      </w:r>
      <w:r>
        <w:t xml:space="preserve"> of </w:t>
      </w:r>
      <w:r w:rsidR="00CE0CC3">
        <w:t xml:space="preserve">the </w:t>
      </w:r>
      <w:r>
        <w:t xml:space="preserve">ATTUNITY </w:t>
      </w:r>
      <w:proofErr w:type="spellStart"/>
      <w:r>
        <w:t>CloudBeam</w:t>
      </w:r>
      <w:proofErr w:type="spellEnd"/>
      <w:r>
        <w:t xml:space="preserve"> EC2 instance </w:t>
      </w:r>
      <w:r w:rsidR="00CE0CC3">
        <w:t xml:space="preserve">you </w:t>
      </w:r>
      <w:r>
        <w:t xml:space="preserve">created in </w:t>
      </w:r>
      <w:r w:rsidRPr="00F9044E">
        <w:rPr>
          <w:b/>
        </w:rPr>
        <w:t xml:space="preserve">Section 4.4.1. Launch ATTUNITY </w:t>
      </w:r>
      <w:proofErr w:type="spellStart"/>
      <w:r w:rsidRPr="00F9044E">
        <w:rPr>
          <w:b/>
        </w:rPr>
        <w:t>CloudBeam</w:t>
      </w:r>
      <w:proofErr w:type="spellEnd"/>
      <w:r w:rsidRPr="00F9044E">
        <w:rPr>
          <w:b/>
        </w:rPr>
        <w:t xml:space="preserve"> Instance</w:t>
      </w:r>
      <w:r>
        <w:t xml:space="preserve"> </w:t>
      </w:r>
      <w:r w:rsidR="00483391">
        <w:t xml:space="preserve">in </w:t>
      </w:r>
      <w:r w:rsidR="00CE0CC3">
        <w:t xml:space="preserve">the </w:t>
      </w:r>
      <w:r w:rsidR="00CE0CC3" w:rsidRPr="00483391">
        <w:rPr>
          <w:b/>
        </w:rPr>
        <w:t xml:space="preserve">Deployment Guide </w:t>
      </w:r>
      <w:r w:rsidR="00483391" w:rsidRPr="00483391">
        <w:rPr>
          <w:b/>
        </w:rPr>
        <w:t xml:space="preserve">— </w:t>
      </w:r>
      <w:r w:rsidR="00CE0CC3" w:rsidRPr="00483391">
        <w:rPr>
          <w:b/>
        </w:rPr>
        <w:t xml:space="preserve">Part 1 </w:t>
      </w:r>
      <w:r w:rsidR="00CE0CC3">
        <w:t xml:space="preserve">of </w:t>
      </w:r>
      <w:r w:rsidRPr="00F9044E">
        <w:rPr>
          <w:b/>
        </w:rPr>
        <w:t>Project 1</w:t>
      </w:r>
      <w:r>
        <w:t>.</w:t>
      </w:r>
    </w:p>
    <w:p w14:paraId="6027F2E3" w14:textId="77777777" w:rsidR="00127A75" w:rsidRDefault="00127A75" w:rsidP="00127A75">
      <w:pPr>
        <w:pStyle w:val="step3"/>
        <w:numPr>
          <w:ilvl w:val="0"/>
          <w:numId w:val="0"/>
        </w:numPr>
        <w:ind w:left="288"/>
      </w:pPr>
    </w:p>
    <w:p w14:paraId="779DDA6F" w14:textId="77777777" w:rsidR="004D5C68" w:rsidRDefault="004D5C68" w:rsidP="00345159">
      <w:pPr>
        <w:pStyle w:val="step3"/>
        <w:numPr>
          <w:ilvl w:val="0"/>
          <w:numId w:val="0"/>
        </w:numPr>
        <w:ind w:left="288" w:hanging="288"/>
      </w:pPr>
      <w:r>
        <w:rPr>
          <w:noProof/>
        </w:rPr>
        <w:drawing>
          <wp:inline distT="0" distB="0" distL="0" distR="0" wp14:anchorId="07D02F7D" wp14:editId="58BA7FDD">
            <wp:extent cx="4451017" cy="1903095"/>
            <wp:effectExtent l="19050" t="19050" r="26035" b="209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4346" cy="1908794"/>
                    </a:xfrm>
                    <a:prstGeom prst="rect">
                      <a:avLst/>
                    </a:prstGeom>
                    <a:ln>
                      <a:solidFill>
                        <a:schemeClr val="tx1"/>
                      </a:solidFill>
                    </a:ln>
                  </pic:spPr>
                </pic:pic>
              </a:graphicData>
            </a:graphic>
          </wp:inline>
        </w:drawing>
      </w:r>
    </w:p>
    <w:p w14:paraId="7DD1CAB5" w14:textId="77777777" w:rsidR="00127A75" w:rsidRDefault="00127A75" w:rsidP="004D5C68">
      <w:pPr>
        <w:pStyle w:val="step3"/>
        <w:numPr>
          <w:ilvl w:val="0"/>
          <w:numId w:val="0"/>
        </w:numPr>
        <w:ind w:left="288"/>
      </w:pPr>
    </w:p>
    <w:p w14:paraId="745A81A7" w14:textId="2780B44A" w:rsidR="004D5C68" w:rsidRDefault="004D5C68" w:rsidP="004D5C68">
      <w:pPr>
        <w:pStyle w:val="step3"/>
      </w:pPr>
      <w:r>
        <w:t xml:space="preserve">Replace </w:t>
      </w:r>
      <w:r w:rsidR="005807EF">
        <w:t xml:space="preserve">the </w:t>
      </w:r>
      <w:r>
        <w:t xml:space="preserve">token </w:t>
      </w:r>
      <w:r w:rsidRPr="004D5C68">
        <w:rPr>
          <w:b/>
        </w:rPr>
        <w:t>&lt;</w:t>
      </w:r>
      <w:proofErr w:type="spellStart"/>
      <w:r w:rsidRPr="004D5C68">
        <w:rPr>
          <w:b/>
        </w:rPr>
        <w:t>TaskName</w:t>
      </w:r>
      <w:proofErr w:type="spellEnd"/>
      <w:r w:rsidRPr="004D5C68">
        <w:rPr>
          <w:b/>
        </w:rPr>
        <w:t>&gt;</w:t>
      </w:r>
      <w:r>
        <w:t xml:space="preserve"> with </w:t>
      </w:r>
      <w:r w:rsidR="007D5BB0">
        <w:t xml:space="preserve">the name of </w:t>
      </w:r>
      <w:r w:rsidR="005807EF">
        <w:t xml:space="preserve">the </w:t>
      </w:r>
      <w:r w:rsidR="007D5BB0">
        <w:t xml:space="preserve">Task created in </w:t>
      </w:r>
      <w:r w:rsidR="005807EF">
        <w:t xml:space="preserve">the </w:t>
      </w:r>
      <w:r w:rsidR="007D5BB0">
        <w:t xml:space="preserve">ATTUNITY Replicate Console. (Refer </w:t>
      </w:r>
      <w:r w:rsidR="005807EF">
        <w:t xml:space="preserve">to </w:t>
      </w:r>
      <w:r w:rsidR="007D5BB0" w:rsidRPr="007D5BB0">
        <w:rPr>
          <w:b/>
        </w:rPr>
        <w:t xml:space="preserve">Section </w:t>
      </w:r>
      <w:r w:rsidR="00040149">
        <w:rPr>
          <w:b/>
        </w:rPr>
        <w:t>4.4.10</w:t>
      </w:r>
      <w:r w:rsidR="007D5BB0" w:rsidRPr="007D5BB0">
        <w:rPr>
          <w:b/>
        </w:rPr>
        <w:t>: Create ATTUNITY Replicate Task</w:t>
      </w:r>
      <w:r w:rsidR="007D5BB0">
        <w:t xml:space="preserve"> of </w:t>
      </w:r>
      <w:r w:rsidR="00CE0CC3">
        <w:t xml:space="preserve">the </w:t>
      </w:r>
      <w:r w:rsidR="00CE0CC3" w:rsidRPr="00D616E9">
        <w:rPr>
          <w:b/>
        </w:rPr>
        <w:t xml:space="preserve">Deployment Guide </w:t>
      </w:r>
      <w:r w:rsidR="00D616E9" w:rsidRPr="00D616E9">
        <w:rPr>
          <w:b/>
        </w:rPr>
        <w:t xml:space="preserve">— </w:t>
      </w:r>
      <w:r w:rsidR="00CE0CC3" w:rsidRPr="00D616E9">
        <w:rPr>
          <w:b/>
        </w:rPr>
        <w:t>Part 1</w:t>
      </w:r>
      <w:r w:rsidR="00CE0CC3">
        <w:t xml:space="preserve"> in </w:t>
      </w:r>
      <w:r w:rsidR="007D5BB0" w:rsidRPr="00692DE9">
        <w:rPr>
          <w:rPrChange w:id="170" w:author="Kathryn Gillett" w:date="2016-12-14T22:08:00Z">
            <w:rPr>
              <w:b/>
            </w:rPr>
          </w:rPrChange>
        </w:rPr>
        <w:t>Project 1</w:t>
      </w:r>
      <w:r w:rsidR="00CE0CC3">
        <w:t>.</w:t>
      </w:r>
      <w:r w:rsidR="007D5BB0">
        <w:t xml:space="preserve">) </w:t>
      </w:r>
    </w:p>
    <w:p w14:paraId="4F2CE644" w14:textId="77777777" w:rsidR="00345159" w:rsidRDefault="00345159" w:rsidP="00345159">
      <w:pPr>
        <w:pStyle w:val="step3"/>
        <w:numPr>
          <w:ilvl w:val="0"/>
          <w:numId w:val="0"/>
        </w:numPr>
        <w:ind w:left="288"/>
      </w:pPr>
    </w:p>
    <w:p w14:paraId="088AAFA0" w14:textId="77777777" w:rsidR="004D5C68" w:rsidRDefault="004D5C68" w:rsidP="00345159">
      <w:pPr>
        <w:pStyle w:val="step3"/>
        <w:numPr>
          <w:ilvl w:val="0"/>
          <w:numId w:val="0"/>
        </w:numPr>
      </w:pPr>
      <w:r>
        <w:rPr>
          <w:noProof/>
        </w:rPr>
        <w:drawing>
          <wp:inline distT="0" distB="0" distL="0" distR="0" wp14:anchorId="05C816A2" wp14:editId="6818F40E">
            <wp:extent cx="3886200" cy="988158"/>
            <wp:effectExtent l="19050" t="19050" r="19050" b="2159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8045" cy="998798"/>
                    </a:xfrm>
                    <a:prstGeom prst="rect">
                      <a:avLst/>
                    </a:prstGeom>
                    <a:ln>
                      <a:solidFill>
                        <a:schemeClr val="tx1"/>
                      </a:solidFill>
                    </a:ln>
                  </pic:spPr>
                </pic:pic>
              </a:graphicData>
            </a:graphic>
          </wp:inline>
        </w:drawing>
      </w:r>
    </w:p>
    <w:p w14:paraId="4B803656" w14:textId="77777777" w:rsidR="00D84F64" w:rsidRDefault="00D84F64" w:rsidP="004D5C68">
      <w:pPr>
        <w:pStyle w:val="step3"/>
        <w:numPr>
          <w:ilvl w:val="0"/>
          <w:numId w:val="0"/>
        </w:numPr>
        <w:ind w:left="288"/>
      </w:pPr>
    </w:p>
    <w:p w14:paraId="10B15757" w14:textId="1F3F4764" w:rsidR="00D84F64" w:rsidRDefault="005807EF" w:rsidP="00D84F64">
      <w:pPr>
        <w:pStyle w:val="step3"/>
      </w:pPr>
      <w:r>
        <w:t xml:space="preserve">The </w:t>
      </w:r>
      <w:proofErr w:type="spellStart"/>
      <w:r w:rsidR="00D84F64">
        <w:t>Kony</w:t>
      </w:r>
      <w:proofErr w:type="spellEnd"/>
      <w:r w:rsidR="00D84F64">
        <w:t xml:space="preserve"> Mobile</w:t>
      </w:r>
      <w:r>
        <w:t xml:space="preserve"> </w:t>
      </w:r>
      <w:r w:rsidR="00D84F64">
        <w:t>Fabric connection properties will be set in Project 3.</w:t>
      </w:r>
    </w:p>
    <w:p w14:paraId="7E704CC3" w14:textId="77777777" w:rsidR="00345159" w:rsidRDefault="00345159" w:rsidP="00345159">
      <w:pPr>
        <w:pStyle w:val="step3"/>
        <w:numPr>
          <w:ilvl w:val="0"/>
          <w:numId w:val="0"/>
        </w:numPr>
        <w:ind w:left="288"/>
      </w:pPr>
    </w:p>
    <w:p w14:paraId="353DE2D4" w14:textId="59A29D1F" w:rsidR="00D84F64" w:rsidRDefault="005807EF" w:rsidP="00D84F64">
      <w:pPr>
        <w:pStyle w:val="step3"/>
      </w:pPr>
      <w:r w:rsidRPr="00AE779A">
        <w:rPr>
          <w:b/>
        </w:rPr>
        <w:t>SAVE</w:t>
      </w:r>
      <w:r w:rsidR="00D84F64">
        <w:t xml:space="preserve"> the </w:t>
      </w:r>
      <w:proofErr w:type="spellStart"/>
      <w:r w:rsidR="00D84F64" w:rsidRPr="0087108A">
        <w:rPr>
          <w:b/>
        </w:rPr>
        <w:t>ProjectConf.properties</w:t>
      </w:r>
      <w:proofErr w:type="spellEnd"/>
      <w:r w:rsidR="00D84F64">
        <w:rPr>
          <w:b/>
        </w:rPr>
        <w:t xml:space="preserve"> </w:t>
      </w:r>
      <w:r w:rsidR="00D84F64">
        <w:t>file.</w:t>
      </w:r>
    </w:p>
    <w:p w14:paraId="2233C0F3" w14:textId="77777777" w:rsidR="00345159" w:rsidRDefault="00345159">
      <w:pPr>
        <w:rPr>
          <w:rFonts w:ascii="Open Sans" w:eastAsia="Open Sans" w:hAnsi="Open Sans" w:cs="Open Sans"/>
          <w:color w:val="444444"/>
          <w:szCs w:val="24"/>
        </w:rPr>
      </w:pPr>
      <w:r>
        <w:br w:type="page"/>
      </w:r>
    </w:p>
    <w:p w14:paraId="367DED44" w14:textId="77777777" w:rsidR="00241CA8" w:rsidRDefault="00241CA8" w:rsidP="00061963">
      <w:pPr>
        <w:pStyle w:val="DocH2"/>
        <w:numPr>
          <w:ilvl w:val="1"/>
          <w:numId w:val="2"/>
        </w:numPr>
      </w:pPr>
      <w:bookmarkStart w:id="171" w:name="_Toc467687820"/>
      <w:r>
        <w:lastRenderedPageBreak/>
        <w:t>Build the project</w:t>
      </w:r>
      <w:bookmarkEnd w:id="171"/>
    </w:p>
    <w:p w14:paraId="18040C04" w14:textId="1ABC808B" w:rsidR="00241CA8" w:rsidRDefault="00241CA8" w:rsidP="00061963">
      <w:pPr>
        <w:pStyle w:val="step3"/>
        <w:numPr>
          <w:ilvl w:val="0"/>
          <w:numId w:val="8"/>
        </w:numPr>
      </w:pPr>
      <w:r>
        <w:t xml:space="preserve">Open </w:t>
      </w:r>
      <w:r w:rsidR="005807EF">
        <w:t xml:space="preserve">a </w:t>
      </w:r>
      <w:r w:rsidRPr="00241CA8">
        <w:rPr>
          <w:b/>
        </w:rPr>
        <w:t>Command Prompt</w:t>
      </w:r>
      <w:r>
        <w:t xml:space="preserve"> and navigate to </w:t>
      </w:r>
      <w:r w:rsidR="005807EF">
        <w:t xml:space="preserve">the </w:t>
      </w:r>
      <w:r>
        <w:t xml:space="preserve">Project directory (i.e. </w:t>
      </w:r>
      <w:proofErr w:type="spellStart"/>
      <w:r>
        <w:t>AmazonImmersion</w:t>
      </w:r>
      <w:proofErr w:type="spellEnd"/>
      <w:r>
        <w:t xml:space="preserve">) using </w:t>
      </w:r>
      <w:r w:rsidR="00EC3725">
        <w:t xml:space="preserve">the </w:t>
      </w:r>
      <w:r>
        <w:t>command</w:t>
      </w:r>
      <w:r w:rsidR="00EC3725">
        <w:t xml:space="preserve"> below</w:t>
      </w:r>
      <w:r>
        <w:t xml:space="preserve">. Replace </w:t>
      </w:r>
      <w:r w:rsidR="00EC3725">
        <w:t xml:space="preserve">the </w:t>
      </w:r>
      <w:r>
        <w:t>token &lt;</w:t>
      </w:r>
      <w:proofErr w:type="spellStart"/>
      <w:r>
        <w:t>Path_Project_Directory</w:t>
      </w:r>
      <w:proofErr w:type="spellEnd"/>
      <w:r>
        <w:t xml:space="preserve">&gt; with </w:t>
      </w:r>
      <w:r w:rsidR="00EC3725">
        <w:t xml:space="preserve">the </w:t>
      </w:r>
      <w:r>
        <w:t xml:space="preserve">path to </w:t>
      </w:r>
      <w:r w:rsidR="00AE779A">
        <w:t xml:space="preserve">the </w:t>
      </w:r>
      <w:proofErr w:type="spellStart"/>
      <w:r w:rsidRPr="00AE779A">
        <w:rPr>
          <w:b/>
        </w:rPr>
        <w:t>AmazonImmersion</w:t>
      </w:r>
      <w:proofErr w:type="spellEnd"/>
      <w:r>
        <w:t xml:space="preserve"> directory.</w:t>
      </w:r>
    </w:p>
    <w:p w14:paraId="6E4DC5C6" w14:textId="77777777" w:rsidR="00345159" w:rsidRDefault="00345159" w:rsidP="00345159">
      <w:pPr>
        <w:pStyle w:val="step3"/>
        <w:numPr>
          <w:ilvl w:val="0"/>
          <w:numId w:val="0"/>
        </w:numPr>
        <w:ind w:left="288"/>
      </w:pPr>
    </w:p>
    <w:tbl>
      <w:tblPr>
        <w:tblStyle w:val="TableGrid"/>
        <w:tblW w:w="0" w:type="auto"/>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15" w:type="dxa"/>
          <w:left w:w="115" w:type="dxa"/>
          <w:bottom w:w="115" w:type="dxa"/>
          <w:right w:w="115" w:type="dxa"/>
        </w:tblCellMar>
        <w:tblLook w:val="04A0" w:firstRow="1" w:lastRow="0" w:firstColumn="1" w:lastColumn="0" w:noHBand="0" w:noVBand="1"/>
      </w:tblPr>
      <w:tblGrid>
        <w:gridCol w:w="9355"/>
      </w:tblGrid>
      <w:tr w:rsidR="00241CA8" w14:paraId="4DFD25B9" w14:textId="77777777" w:rsidTr="00345159">
        <w:tc>
          <w:tcPr>
            <w:tcW w:w="9355" w:type="dxa"/>
            <w:shd w:val="clear" w:color="auto" w:fill="F2F2F2" w:themeFill="background1" w:themeFillShade="F2"/>
          </w:tcPr>
          <w:p w14:paraId="38A93258" w14:textId="77777777" w:rsidR="00241CA8" w:rsidRDefault="00241CA8" w:rsidP="00345159">
            <w:pPr>
              <w:pStyle w:val="step3"/>
              <w:numPr>
                <w:ilvl w:val="0"/>
                <w:numId w:val="0"/>
              </w:numPr>
            </w:pPr>
            <w:r>
              <w:t>cd &lt;</w:t>
            </w:r>
            <w:proofErr w:type="spellStart"/>
            <w:r>
              <w:t>Path_Project_Directory</w:t>
            </w:r>
            <w:proofErr w:type="spellEnd"/>
            <w:r>
              <w:t>&gt;</w:t>
            </w:r>
          </w:p>
        </w:tc>
      </w:tr>
    </w:tbl>
    <w:p w14:paraId="039CF630" w14:textId="77777777" w:rsidR="00241CA8" w:rsidRDefault="00241CA8" w:rsidP="00241CA8">
      <w:pPr>
        <w:pStyle w:val="step3"/>
        <w:numPr>
          <w:ilvl w:val="0"/>
          <w:numId w:val="0"/>
        </w:numPr>
        <w:ind w:left="288"/>
      </w:pPr>
    </w:p>
    <w:p w14:paraId="379D49F5" w14:textId="77777777" w:rsidR="00241CA8" w:rsidRDefault="00E66DA9" w:rsidP="00345159">
      <w:pPr>
        <w:pStyle w:val="step3"/>
        <w:numPr>
          <w:ilvl w:val="0"/>
          <w:numId w:val="0"/>
        </w:numPr>
        <w:ind w:left="288" w:hanging="288"/>
      </w:pPr>
      <w:r>
        <w:rPr>
          <w:noProof/>
        </w:rPr>
        <w:drawing>
          <wp:inline distT="0" distB="0" distL="0" distR="0" wp14:anchorId="2057A790" wp14:editId="5DC3F70F">
            <wp:extent cx="4257675" cy="625680"/>
            <wp:effectExtent l="0" t="0" r="0" b="31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9619" cy="637722"/>
                    </a:xfrm>
                    <a:prstGeom prst="rect">
                      <a:avLst/>
                    </a:prstGeom>
                  </pic:spPr>
                </pic:pic>
              </a:graphicData>
            </a:graphic>
          </wp:inline>
        </w:drawing>
      </w:r>
    </w:p>
    <w:p w14:paraId="282B1086" w14:textId="77777777" w:rsidR="00241CA8" w:rsidRDefault="00241CA8" w:rsidP="00241CA8">
      <w:pPr>
        <w:pStyle w:val="step3"/>
        <w:numPr>
          <w:ilvl w:val="0"/>
          <w:numId w:val="0"/>
        </w:numPr>
        <w:ind w:left="288"/>
      </w:pPr>
    </w:p>
    <w:p w14:paraId="1725BA53" w14:textId="4C9C0E7D" w:rsidR="00241CA8" w:rsidRDefault="00241CA8" w:rsidP="00061963">
      <w:pPr>
        <w:pStyle w:val="step3"/>
        <w:numPr>
          <w:ilvl w:val="0"/>
          <w:numId w:val="8"/>
        </w:numPr>
      </w:pPr>
      <w:r>
        <w:t xml:space="preserve">Now execute </w:t>
      </w:r>
      <w:r w:rsidR="00EC3725">
        <w:t xml:space="preserve">the </w:t>
      </w:r>
      <w:r w:rsidR="00E66DA9">
        <w:t>command</w:t>
      </w:r>
      <w:r w:rsidR="00EC3725">
        <w:t xml:space="preserve"> below</w:t>
      </w:r>
      <w:r w:rsidR="00E66DA9">
        <w:t xml:space="preserve"> in CLI to build the project.</w:t>
      </w:r>
    </w:p>
    <w:p w14:paraId="1D69CD3C" w14:textId="77777777" w:rsidR="00345159" w:rsidRDefault="00345159" w:rsidP="00345159">
      <w:pPr>
        <w:pStyle w:val="step3"/>
        <w:numPr>
          <w:ilvl w:val="0"/>
          <w:numId w:val="0"/>
        </w:numPr>
        <w:ind w:left="288"/>
      </w:pPr>
    </w:p>
    <w:tbl>
      <w:tblPr>
        <w:tblStyle w:val="TableGrid"/>
        <w:tblW w:w="0" w:type="auto"/>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15" w:type="dxa"/>
          <w:left w:w="115" w:type="dxa"/>
          <w:bottom w:w="115" w:type="dxa"/>
          <w:right w:w="115" w:type="dxa"/>
        </w:tblCellMar>
        <w:tblLook w:val="04A0" w:firstRow="1" w:lastRow="0" w:firstColumn="1" w:lastColumn="0" w:noHBand="0" w:noVBand="1"/>
      </w:tblPr>
      <w:tblGrid>
        <w:gridCol w:w="9355"/>
      </w:tblGrid>
      <w:tr w:rsidR="00E66DA9" w14:paraId="51AF50D8" w14:textId="77777777" w:rsidTr="00345159">
        <w:tc>
          <w:tcPr>
            <w:tcW w:w="9355" w:type="dxa"/>
            <w:shd w:val="clear" w:color="auto" w:fill="F2F2F2" w:themeFill="background1" w:themeFillShade="F2"/>
          </w:tcPr>
          <w:p w14:paraId="7EF32A6B" w14:textId="77777777" w:rsidR="00E66DA9" w:rsidRDefault="00E66DA9" w:rsidP="00345159">
            <w:pPr>
              <w:pStyle w:val="step3"/>
              <w:numPr>
                <w:ilvl w:val="0"/>
                <w:numId w:val="0"/>
              </w:numPr>
            </w:pPr>
            <w:proofErr w:type="spellStart"/>
            <w:r>
              <w:t>mvn</w:t>
            </w:r>
            <w:proofErr w:type="spellEnd"/>
            <w:r>
              <w:t xml:space="preserve"> clean install</w:t>
            </w:r>
          </w:p>
        </w:tc>
      </w:tr>
    </w:tbl>
    <w:p w14:paraId="4DBD3F9E" w14:textId="77777777" w:rsidR="00E66DA9" w:rsidRDefault="00E66DA9" w:rsidP="00E66DA9">
      <w:pPr>
        <w:pStyle w:val="step3"/>
        <w:numPr>
          <w:ilvl w:val="0"/>
          <w:numId w:val="0"/>
        </w:numPr>
        <w:ind w:left="288"/>
      </w:pPr>
    </w:p>
    <w:p w14:paraId="703E5F5F" w14:textId="77777777" w:rsidR="00E66DA9" w:rsidRDefault="00E66DA9" w:rsidP="00345159">
      <w:pPr>
        <w:pStyle w:val="step3"/>
        <w:numPr>
          <w:ilvl w:val="0"/>
          <w:numId w:val="0"/>
        </w:numPr>
        <w:ind w:left="288" w:hanging="288"/>
      </w:pPr>
      <w:r>
        <w:rPr>
          <w:noProof/>
        </w:rPr>
        <w:drawing>
          <wp:inline distT="0" distB="0" distL="0" distR="0" wp14:anchorId="41E9D9AF" wp14:editId="4350E33E">
            <wp:extent cx="4572000" cy="3333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333375"/>
                    </a:xfrm>
                    <a:prstGeom prst="rect">
                      <a:avLst/>
                    </a:prstGeom>
                  </pic:spPr>
                </pic:pic>
              </a:graphicData>
            </a:graphic>
          </wp:inline>
        </w:drawing>
      </w:r>
    </w:p>
    <w:p w14:paraId="23DDAA96" w14:textId="77777777" w:rsidR="00E66DA9" w:rsidRDefault="00E66DA9" w:rsidP="00E66DA9">
      <w:pPr>
        <w:pStyle w:val="step3"/>
        <w:numPr>
          <w:ilvl w:val="0"/>
          <w:numId w:val="0"/>
        </w:numPr>
        <w:ind w:left="288"/>
      </w:pPr>
    </w:p>
    <w:p w14:paraId="09E605B3" w14:textId="19E4C1E1" w:rsidR="00E66DA9" w:rsidRDefault="00E66DA9" w:rsidP="00061963">
      <w:pPr>
        <w:pStyle w:val="step3"/>
        <w:numPr>
          <w:ilvl w:val="0"/>
          <w:numId w:val="8"/>
        </w:numPr>
      </w:pPr>
      <w:r>
        <w:t>After successful</w:t>
      </w:r>
      <w:r w:rsidR="00EC3725">
        <w:t>ly</w:t>
      </w:r>
      <w:r>
        <w:t xml:space="preserve"> building </w:t>
      </w:r>
      <w:r w:rsidR="00EC3725">
        <w:t xml:space="preserve">the </w:t>
      </w:r>
      <w:r>
        <w:t>project</w:t>
      </w:r>
      <w:r w:rsidR="00EC3725">
        <w:t>, the</w:t>
      </w:r>
      <w:r>
        <w:t xml:space="preserve"> </w:t>
      </w:r>
      <w:proofErr w:type="spellStart"/>
      <w:r w:rsidR="00215868" w:rsidRPr="00215868">
        <w:rPr>
          <w:b/>
        </w:rPr>
        <w:t>AmazonByod.war</w:t>
      </w:r>
      <w:proofErr w:type="spellEnd"/>
      <w:r w:rsidR="00215868">
        <w:t xml:space="preserve"> file will be created in </w:t>
      </w:r>
      <w:r w:rsidR="00EC3725">
        <w:t xml:space="preserve">the </w:t>
      </w:r>
      <w:proofErr w:type="spellStart"/>
      <w:r w:rsidR="00215868" w:rsidRPr="00215868">
        <w:rPr>
          <w:b/>
        </w:rPr>
        <w:t>AmazonImmersion</w:t>
      </w:r>
      <w:proofErr w:type="spellEnd"/>
      <w:r w:rsidR="00215868" w:rsidRPr="00215868">
        <w:rPr>
          <w:b/>
        </w:rPr>
        <w:t>\target</w:t>
      </w:r>
      <w:r w:rsidR="00215868">
        <w:t xml:space="preserve"> directory.</w:t>
      </w:r>
    </w:p>
    <w:p w14:paraId="58756943" w14:textId="77777777" w:rsidR="001A6A47" w:rsidRDefault="001A6A47" w:rsidP="001A6A47">
      <w:pPr>
        <w:pStyle w:val="step3"/>
        <w:numPr>
          <w:ilvl w:val="0"/>
          <w:numId w:val="0"/>
        </w:numPr>
        <w:ind w:left="288" w:hanging="288"/>
      </w:pPr>
    </w:p>
    <w:p w14:paraId="2B5402E3" w14:textId="77777777" w:rsidR="001A6A47" w:rsidRDefault="001A6A47" w:rsidP="00061963">
      <w:pPr>
        <w:pStyle w:val="DocH2"/>
        <w:numPr>
          <w:ilvl w:val="1"/>
          <w:numId w:val="2"/>
        </w:numPr>
      </w:pPr>
      <w:bookmarkStart w:id="172" w:name="_Toc467687821"/>
      <w:r>
        <w:t>Configure TOMCAT</w:t>
      </w:r>
      <w:bookmarkEnd w:id="172"/>
    </w:p>
    <w:p w14:paraId="50FF863F" w14:textId="6060EBA7" w:rsidR="00366522" w:rsidRDefault="00EC3725" w:rsidP="00366522">
      <w:pPr>
        <w:pStyle w:val="step2"/>
      </w:pPr>
      <w:r>
        <w:t xml:space="preserve">The </w:t>
      </w:r>
      <w:r w:rsidR="00366522">
        <w:t xml:space="preserve">TIBCO </w:t>
      </w:r>
      <w:proofErr w:type="spellStart"/>
      <w:r w:rsidR="00366522">
        <w:t>Spotfire</w:t>
      </w:r>
      <w:proofErr w:type="spellEnd"/>
      <w:r w:rsidR="00366522">
        <w:t xml:space="preserve"> server is running on port number 8080</w:t>
      </w:r>
      <w:r>
        <w:t>.</w:t>
      </w:r>
      <w:r w:rsidR="00366522">
        <w:t xml:space="preserve"> </w:t>
      </w:r>
      <w:r w:rsidR="00AE779A">
        <w:t xml:space="preserve">So you need to </w:t>
      </w:r>
      <w:r w:rsidR="00366522">
        <w:t xml:space="preserve">change the port for </w:t>
      </w:r>
      <w:r>
        <w:t xml:space="preserve">the </w:t>
      </w:r>
      <w:r w:rsidR="00366522">
        <w:t xml:space="preserve">TOMCAT server. </w:t>
      </w:r>
      <w:r>
        <w:t>P</w:t>
      </w:r>
      <w:r w:rsidR="00366522">
        <w:t xml:space="preserve">erform </w:t>
      </w:r>
      <w:r>
        <w:t xml:space="preserve">the </w:t>
      </w:r>
      <w:r w:rsidR="00366522">
        <w:t xml:space="preserve">following steps to change </w:t>
      </w:r>
      <w:r>
        <w:t xml:space="preserve">the </w:t>
      </w:r>
      <w:r w:rsidR="00366522">
        <w:t>TOMCAT default ports.</w:t>
      </w:r>
    </w:p>
    <w:p w14:paraId="75CDF92C" w14:textId="77777777" w:rsidR="00345159" w:rsidRPr="00366522" w:rsidRDefault="00345159" w:rsidP="00366522">
      <w:pPr>
        <w:pStyle w:val="step2"/>
      </w:pPr>
    </w:p>
    <w:p w14:paraId="79DD0877" w14:textId="7E88AEC5" w:rsidR="001A6A47" w:rsidRDefault="001A6A47" w:rsidP="00061963">
      <w:pPr>
        <w:pStyle w:val="step3"/>
        <w:numPr>
          <w:ilvl w:val="0"/>
          <w:numId w:val="9"/>
        </w:numPr>
      </w:pPr>
      <w:r>
        <w:t xml:space="preserve">Open </w:t>
      </w:r>
      <w:r w:rsidR="00EC3725">
        <w:t>the</w:t>
      </w:r>
      <w:r w:rsidR="00872B5B">
        <w:t xml:space="preserve"> </w:t>
      </w:r>
      <w:proofErr w:type="spellStart"/>
      <w:r w:rsidRPr="001A6A47">
        <w:rPr>
          <w:b/>
        </w:rPr>
        <w:t>redshiftlib</w:t>
      </w:r>
      <w:proofErr w:type="spellEnd"/>
      <w:r>
        <w:t xml:space="preserve"> </w:t>
      </w:r>
      <w:r w:rsidR="00EC3725">
        <w:t xml:space="preserve">directory located </w:t>
      </w:r>
      <w:r>
        <w:t>in</w:t>
      </w:r>
      <w:r w:rsidR="00AE779A">
        <w:t xml:space="preserve"> </w:t>
      </w:r>
      <w:r w:rsidR="00EC3725">
        <w:t xml:space="preserve">the </w:t>
      </w:r>
      <w:r>
        <w:t xml:space="preserve">Project Directory (i.e. </w:t>
      </w:r>
      <w:proofErr w:type="spellStart"/>
      <w:r w:rsidRPr="00872B5B">
        <w:rPr>
          <w:b/>
        </w:rPr>
        <w:t>AmazonImmersion</w:t>
      </w:r>
      <w:proofErr w:type="spellEnd"/>
      <w:r>
        <w:t>).</w:t>
      </w:r>
    </w:p>
    <w:p w14:paraId="2F9AA442" w14:textId="77777777" w:rsidR="00345159" w:rsidRDefault="00345159" w:rsidP="00345159">
      <w:pPr>
        <w:pStyle w:val="step3"/>
        <w:numPr>
          <w:ilvl w:val="0"/>
          <w:numId w:val="0"/>
        </w:numPr>
        <w:ind w:left="288"/>
      </w:pPr>
    </w:p>
    <w:p w14:paraId="5A9C4886" w14:textId="5CA5AFEE" w:rsidR="00345159" w:rsidRDefault="001A6A47" w:rsidP="00345159">
      <w:pPr>
        <w:pStyle w:val="step3"/>
        <w:numPr>
          <w:ilvl w:val="0"/>
          <w:numId w:val="9"/>
        </w:numPr>
      </w:pPr>
      <w:r>
        <w:t xml:space="preserve">Copy </w:t>
      </w:r>
      <w:r w:rsidR="00EC3725">
        <w:t xml:space="preserve">the </w:t>
      </w:r>
      <w:r w:rsidRPr="001A6A47">
        <w:rPr>
          <w:b/>
        </w:rPr>
        <w:t>RedshiftJDBC4-1.1.17.1017.jar</w:t>
      </w:r>
      <w:r>
        <w:t xml:space="preserve"> file and paste it in</w:t>
      </w:r>
      <w:r w:rsidR="00EC3725">
        <w:t xml:space="preserve"> the</w:t>
      </w:r>
      <w:r>
        <w:t xml:space="preserve"> </w:t>
      </w:r>
      <w:r w:rsidRPr="001A6A47">
        <w:rPr>
          <w:b/>
        </w:rPr>
        <w:t>lib</w:t>
      </w:r>
      <w:r>
        <w:t xml:space="preserve"> directory </w:t>
      </w:r>
      <w:r w:rsidR="00EC3725">
        <w:t xml:space="preserve">located </w:t>
      </w:r>
      <w:r>
        <w:t xml:space="preserve">inside </w:t>
      </w:r>
      <w:r w:rsidR="00EC3725">
        <w:t xml:space="preserve">the </w:t>
      </w:r>
      <w:r>
        <w:t xml:space="preserve">Tomcat installation directory (i.e. </w:t>
      </w:r>
      <w:r w:rsidRPr="001A6A47">
        <w:t>C:\Program Files\Apache Software Foundation\Tomcat 8.5\lib</w:t>
      </w:r>
      <w:r>
        <w:t>).</w:t>
      </w:r>
    </w:p>
    <w:p w14:paraId="389720A3" w14:textId="77777777" w:rsidR="00345159" w:rsidRDefault="00345159" w:rsidP="00345159">
      <w:pPr>
        <w:pStyle w:val="step3"/>
        <w:numPr>
          <w:ilvl w:val="0"/>
          <w:numId w:val="0"/>
        </w:numPr>
      </w:pPr>
    </w:p>
    <w:p w14:paraId="18CBCC88" w14:textId="5B5B1ABF" w:rsidR="001A6A47" w:rsidRDefault="001A6A47" w:rsidP="00061963">
      <w:pPr>
        <w:pStyle w:val="step3"/>
        <w:numPr>
          <w:ilvl w:val="0"/>
          <w:numId w:val="9"/>
        </w:numPr>
      </w:pPr>
      <w:r>
        <w:t xml:space="preserve">Navigate to </w:t>
      </w:r>
      <w:r w:rsidR="00EC3725">
        <w:t xml:space="preserve">the </w:t>
      </w:r>
      <w:proofErr w:type="spellStart"/>
      <w:r w:rsidRPr="001A6A47">
        <w:rPr>
          <w:b/>
        </w:rPr>
        <w:t>conf</w:t>
      </w:r>
      <w:proofErr w:type="spellEnd"/>
      <w:r>
        <w:t xml:space="preserve"> directory </w:t>
      </w:r>
      <w:r w:rsidR="00EC3725">
        <w:t xml:space="preserve">located </w:t>
      </w:r>
      <w:r>
        <w:t>inside</w:t>
      </w:r>
      <w:r w:rsidR="00EC3725">
        <w:t xml:space="preserve"> the</w:t>
      </w:r>
      <w:r>
        <w:t xml:space="preserve"> Tomcat installation directory (i.e. </w:t>
      </w:r>
      <w:r w:rsidRPr="001A6A47">
        <w:t>C:\Program Files\Apache Software Foundation\Tomcat 8.5\</w:t>
      </w:r>
      <w:proofErr w:type="spellStart"/>
      <w:r w:rsidRPr="001A6A47">
        <w:t>conf</w:t>
      </w:r>
      <w:proofErr w:type="spellEnd"/>
      <w:r w:rsidR="00BD2678">
        <w:t>)</w:t>
      </w:r>
      <w:r>
        <w:t>.</w:t>
      </w:r>
    </w:p>
    <w:p w14:paraId="5D72438A" w14:textId="77777777" w:rsidR="00345159" w:rsidRDefault="00345159" w:rsidP="00345159">
      <w:pPr>
        <w:pStyle w:val="step3"/>
        <w:numPr>
          <w:ilvl w:val="0"/>
          <w:numId w:val="0"/>
        </w:numPr>
      </w:pPr>
    </w:p>
    <w:p w14:paraId="0395DF93" w14:textId="77777777" w:rsidR="001A6A47" w:rsidRDefault="00BD2678" w:rsidP="00061963">
      <w:pPr>
        <w:pStyle w:val="step3"/>
        <w:numPr>
          <w:ilvl w:val="0"/>
          <w:numId w:val="9"/>
        </w:numPr>
      </w:pPr>
      <w:r>
        <w:t xml:space="preserve">Open </w:t>
      </w:r>
      <w:r w:rsidR="00153572">
        <w:t xml:space="preserve">the </w:t>
      </w:r>
      <w:r w:rsidRPr="00BD2678">
        <w:rPr>
          <w:b/>
        </w:rPr>
        <w:t>server.xml</w:t>
      </w:r>
      <w:r>
        <w:t xml:space="preserve"> file</w:t>
      </w:r>
      <w:r w:rsidR="00C87B14">
        <w:t xml:space="preserve"> in </w:t>
      </w:r>
      <w:r w:rsidR="00C87B14" w:rsidRPr="00C87B14">
        <w:rPr>
          <w:b/>
        </w:rPr>
        <w:t>Notepad</w:t>
      </w:r>
      <w:r>
        <w:t>.</w:t>
      </w:r>
    </w:p>
    <w:p w14:paraId="27AEC719" w14:textId="77777777" w:rsidR="00345159" w:rsidRDefault="00345159" w:rsidP="00345159">
      <w:pPr>
        <w:pStyle w:val="step3"/>
        <w:numPr>
          <w:ilvl w:val="0"/>
          <w:numId w:val="0"/>
        </w:numPr>
      </w:pPr>
    </w:p>
    <w:p w14:paraId="7718C280" w14:textId="77777777" w:rsidR="00BD2678" w:rsidRPr="00C87B14" w:rsidRDefault="00C87B14" w:rsidP="00061963">
      <w:pPr>
        <w:pStyle w:val="step3"/>
        <w:numPr>
          <w:ilvl w:val="0"/>
          <w:numId w:val="9"/>
        </w:numPr>
      </w:pPr>
      <w:r>
        <w:t xml:space="preserve">Search </w:t>
      </w:r>
      <w:r w:rsidR="00841F1C">
        <w:t xml:space="preserve">the </w:t>
      </w:r>
      <w:r w:rsidRPr="00C87B14">
        <w:rPr>
          <w:b/>
        </w:rPr>
        <w:t>Server</w:t>
      </w:r>
      <w:r>
        <w:t xml:space="preserve"> node and change</w:t>
      </w:r>
      <w:r w:rsidR="00841F1C">
        <w:t xml:space="preserve"> the</w:t>
      </w:r>
      <w:r>
        <w:t xml:space="preserve"> </w:t>
      </w:r>
      <w:r w:rsidRPr="00C87B14">
        <w:rPr>
          <w:b/>
        </w:rPr>
        <w:t>port</w:t>
      </w:r>
      <w:r>
        <w:rPr>
          <w:b/>
        </w:rPr>
        <w:t xml:space="preserve"> </w:t>
      </w:r>
      <w:r>
        <w:t xml:space="preserve">value from </w:t>
      </w:r>
      <w:r w:rsidRPr="00C87B14">
        <w:rPr>
          <w:b/>
        </w:rPr>
        <w:t>8005</w:t>
      </w:r>
      <w:r>
        <w:t xml:space="preserve"> to </w:t>
      </w:r>
      <w:r w:rsidRPr="00C87B14">
        <w:rPr>
          <w:b/>
        </w:rPr>
        <w:t>8015</w:t>
      </w:r>
      <w:r>
        <w:rPr>
          <w:b/>
        </w:rPr>
        <w:t>.</w:t>
      </w:r>
    </w:p>
    <w:p w14:paraId="0BEAA017" w14:textId="77777777" w:rsidR="00C87B14" w:rsidRDefault="00C87B14" w:rsidP="001A6A47">
      <w:pPr>
        <w:pStyle w:val="step3"/>
        <w:numPr>
          <w:ilvl w:val="0"/>
          <w:numId w:val="0"/>
        </w:numPr>
        <w:ind w:left="288"/>
      </w:pPr>
    </w:p>
    <w:tbl>
      <w:tblPr>
        <w:tblStyle w:val="TableGrid"/>
        <w:tblW w:w="0" w:type="auto"/>
        <w:tblInd w:w="8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15" w:type="dxa"/>
          <w:left w:w="115" w:type="dxa"/>
          <w:bottom w:w="115" w:type="dxa"/>
          <w:right w:w="115" w:type="dxa"/>
        </w:tblCellMar>
        <w:tblLook w:val="04A0" w:firstRow="1" w:lastRow="0" w:firstColumn="1" w:lastColumn="0" w:noHBand="0" w:noVBand="1"/>
      </w:tblPr>
      <w:tblGrid>
        <w:gridCol w:w="9265"/>
      </w:tblGrid>
      <w:tr w:rsidR="00C87B14" w14:paraId="484A54C7" w14:textId="77777777" w:rsidTr="00345159">
        <w:tc>
          <w:tcPr>
            <w:tcW w:w="9265" w:type="dxa"/>
            <w:shd w:val="clear" w:color="auto" w:fill="F2F2F2" w:themeFill="background1" w:themeFillShade="F2"/>
          </w:tcPr>
          <w:p w14:paraId="430C41EF" w14:textId="77777777" w:rsidR="00C87B14" w:rsidRDefault="00C87B14" w:rsidP="00C87B14">
            <w:pPr>
              <w:pStyle w:val="step3"/>
              <w:numPr>
                <w:ilvl w:val="0"/>
                <w:numId w:val="0"/>
              </w:numPr>
              <w:ind w:left="288"/>
            </w:pPr>
            <w:r w:rsidRPr="00C87B14">
              <w:lastRenderedPageBreak/>
              <w:t>&lt;Server port="8005" shutdown="SHUTDOWN"&gt;</w:t>
            </w:r>
            <w:r>
              <w:t xml:space="preserve">  </w:t>
            </w:r>
          </w:p>
        </w:tc>
      </w:tr>
    </w:tbl>
    <w:p w14:paraId="66A31FCC" w14:textId="77777777" w:rsidR="00C87B14" w:rsidRDefault="00C87B14" w:rsidP="00C87B14">
      <w:pPr>
        <w:pStyle w:val="step3"/>
        <w:numPr>
          <w:ilvl w:val="0"/>
          <w:numId w:val="0"/>
        </w:numPr>
        <w:spacing w:before="240" w:after="240"/>
        <w:ind w:left="288"/>
        <w:jc w:val="center"/>
      </w:pPr>
      <w:r>
        <w:t>To</w:t>
      </w:r>
    </w:p>
    <w:tbl>
      <w:tblPr>
        <w:tblStyle w:val="TableGrid"/>
        <w:tblW w:w="0" w:type="auto"/>
        <w:tblInd w:w="8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15" w:type="dxa"/>
          <w:left w:w="115" w:type="dxa"/>
          <w:bottom w:w="115" w:type="dxa"/>
          <w:right w:w="115" w:type="dxa"/>
        </w:tblCellMar>
        <w:tblLook w:val="04A0" w:firstRow="1" w:lastRow="0" w:firstColumn="1" w:lastColumn="0" w:noHBand="0" w:noVBand="1"/>
      </w:tblPr>
      <w:tblGrid>
        <w:gridCol w:w="9265"/>
      </w:tblGrid>
      <w:tr w:rsidR="00C87B14" w14:paraId="11E64568" w14:textId="77777777" w:rsidTr="00345159">
        <w:tc>
          <w:tcPr>
            <w:tcW w:w="9265" w:type="dxa"/>
            <w:shd w:val="clear" w:color="auto" w:fill="F2F2F2" w:themeFill="background1" w:themeFillShade="F2"/>
          </w:tcPr>
          <w:p w14:paraId="1B07B638" w14:textId="77777777" w:rsidR="00C87B14" w:rsidRDefault="005C55C9" w:rsidP="00345159">
            <w:pPr>
              <w:pStyle w:val="step3"/>
              <w:numPr>
                <w:ilvl w:val="0"/>
                <w:numId w:val="0"/>
              </w:numPr>
              <w:ind w:left="288"/>
            </w:pPr>
            <w:r>
              <w:t>&lt;Server port="801</w:t>
            </w:r>
            <w:r w:rsidR="00C87B14" w:rsidRPr="00C87B14">
              <w:t>5" shutdown="SHUTDOWN"&gt;</w:t>
            </w:r>
            <w:r w:rsidR="00C87B14">
              <w:t xml:space="preserve">  </w:t>
            </w:r>
          </w:p>
        </w:tc>
      </w:tr>
    </w:tbl>
    <w:p w14:paraId="4A017010" w14:textId="77777777" w:rsidR="00C87B14" w:rsidRDefault="00C87B14" w:rsidP="00C87B14">
      <w:pPr>
        <w:pStyle w:val="step3"/>
        <w:numPr>
          <w:ilvl w:val="0"/>
          <w:numId w:val="0"/>
        </w:numPr>
        <w:ind w:left="288"/>
      </w:pPr>
    </w:p>
    <w:p w14:paraId="3434E204" w14:textId="77777777" w:rsidR="00C87B14" w:rsidRPr="00C87B14" w:rsidRDefault="00C87B14" w:rsidP="00061963">
      <w:pPr>
        <w:pStyle w:val="step3"/>
        <w:numPr>
          <w:ilvl w:val="0"/>
          <w:numId w:val="9"/>
        </w:numPr>
      </w:pPr>
      <w:r>
        <w:t xml:space="preserve">Search </w:t>
      </w:r>
      <w:r w:rsidR="00841F1C">
        <w:t xml:space="preserve">the </w:t>
      </w:r>
      <w:r>
        <w:rPr>
          <w:b/>
        </w:rPr>
        <w:t>Connector</w:t>
      </w:r>
      <w:r>
        <w:t xml:space="preserve"> node with port number 8080 and change </w:t>
      </w:r>
      <w:r w:rsidR="00841F1C">
        <w:t xml:space="preserve">the </w:t>
      </w:r>
      <w:r w:rsidRPr="00C87B14">
        <w:rPr>
          <w:b/>
        </w:rPr>
        <w:t>port</w:t>
      </w:r>
      <w:r>
        <w:rPr>
          <w:b/>
        </w:rPr>
        <w:t xml:space="preserve"> </w:t>
      </w:r>
      <w:r>
        <w:t xml:space="preserve">value from </w:t>
      </w:r>
      <w:r>
        <w:rPr>
          <w:b/>
        </w:rPr>
        <w:t>8080</w:t>
      </w:r>
      <w:r>
        <w:t xml:space="preserve"> to </w:t>
      </w:r>
      <w:r>
        <w:rPr>
          <w:b/>
        </w:rPr>
        <w:t>8088.</w:t>
      </w:r>
    </w:p>
    <w:p w14:paraId="6BCF82E0" w14:textId="77777777" w:rsidR="00C87B14" w:rsidRDefault="00C87B14" w:rsidP="00C87B14">
      <w:pPr>
        <w:pStyle w:val="step3"/>
        <w:numPr>
          <w:ilvl w:val="0"/>
          <w:numId w:val="0"/>
        </w:numPr>
        <w:ind w:left="288"/>
      </w:pPr>
    </w:p>
    <w:tbl>
      <w:tblPr>
        <w:tblStyle w:val="TableGrid"/>
        <w:tblW w:w="0" w:type="auto"/>
        <w:tblInd w:w="8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15" w:type="dxa"/>
          <w:left w:w="115" w:type="dxa"/>
          <w:bottom w:w="115" w:type="dxa"/>
          <w:right w:w="115" w:type="dxa"/>
        </w:tblCellMar>
        <w:tblLook w:val="04A0" w:firstRow="1" w:lastRow="0" w:firstColumn="1" w:lastColumn="0" w:noHBand="0" w:noVBand="1"/>
      </w:tblPr>
      <w:tblGrid>
        <w:gridCol w:w="9265"/>
      </w:tblGrid>
      <w:tr w:rsidR="00C87B14" w14:paraId="38D45D09" w14:textId="77777777" w:rsidTr="00345159">
        <w:tc>
          <w:tcPr>
            <w:tcW w:w="9265" w:type="dxa"/>
            <w:shd w:val="clear" w:color="auto" w:fill="F2F2F2" w:themeFill="background1" w:themeFillShade="F2"/>
          </w:tcPr>
          <w:p w14:paraId="12DCB9E6" w14:textId="77777777" w:rsidR="00C87B14" w:rsidRDefault="00C87B14" w:rsidP="00C87B14">
            <w:pPr>
              <w:pStyle w:val="step3"/>
              <w:numPr>
                <w:ilvl w:val="0"/>
                <w:numId w:val="0"/>
              </w:numPr>
              <w:ind w:left="288"/>
            </w:pPr>
            <w:r>
              <w:t xml:space="preserve">&lt;Connector port="8080" protocol="HTTP/1.1" </w:t>
            </w:r>
            <w:proofErr w:type="spellStart"/>
            <w:r>
              <w:t>connectionTimeout</w:t>
            </w:r>
            <w:proofErr w:type="spellEnd"/>
            <w:r>
              <w:t xml:space="preserve">="20000"    </w:t>
            </w:r>
            <w:proofErr w:type="spellStart"/>
            <w:r>
              <w:t>redirectPort</w:t>
            </w:r>
            <w:proofErr w:type="spellEnd"/>
            <w:r>
              <w:t>="8443" /&gt;</w:t>
            </w:r>
          </w:p>
        </w:tc>
      </w:tr>
    </w:tbl>
    <w:p w14:paraId="4601E9C0" w14:textId="77777777" w:rsidR="00C87B14" w:rsidRDefault="00C87B14" w:rsidP="00C87B14">
      <w:pPr>
        <w:pStyle w:val="step3"/>
        <w:numPr>
          <w:ilvl w:val="0"/>
          <w:numId w:val="0"/>
        </w:numPr>
        <w:spacing w:before="240" w:after="240"/>
        <w:ind w:left="288"/>
        <w:jc w:val="center"/>
      </w:pPr>
      <w:r>
        <w:t>To</w:t>
      </w:r>
    </w:p>
    <w:tbl>
      <w:tblPr>
        <w:tblStyle w:val="TableGrid"/>
        <w:tblW w:w="0" w:type="auto"/>
        <w:tblInd w:w="8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15" w:type="dxa"/>
          <w:left w:w="115" w:type="dxa"/>
          <w:bottom w:w="115" w:type="dxa"/>
          <w:right w:w="115" w:type="dxa"/>
        </w:tblCellMar>
        <w:tblLook w:val="04A0" w:firstRow="1" w:lastRow="0" w:firstColumn="1" w:lastColumn="0" w:noHBand="0" w:noVBand="1"/>
      </w:tblPr>
      <w:tblGrid>
        <w:gridCol w:w="9265"/>
      </w:tblGrid>
      <w:tr w:rsidR="00C87B14" w14:paraId="6004D3A5" w14:textId="77777777" w:rsidTr="00345159">
        <w:tc>
          <w:tcPr>
            <w:tcW w:w="9265" w:type="dxa"/>
            <w:shd w:val="clear" w:color="auto" w:fill="F2F2F2" w:themeFill="background1" w:themeFillShade="F2"/>
          </w:tcPr>
          <w:p w14:paraId="52714F87" w14:textId="77777777" w:rsidR="00C87B14" w:rsidRDefault="00C87B14" w:rsidP="00345159">
            <w:pPr>
              <w:pStyle w:val="step3"/>
              <w:numPr>
                <w:ilvl w:val="0"/>
                <w:numId w:val="0"/>
              </w:numPr>
              <w:ind w:left="288"/>
            </w:pPr>
            <w:r>
              <w:t xml:space="preserve">&lt;Connector port="8088" protocol="HTTP/1.1" </w:t>
            </w:r>
            <w:proofErr w:type="spellStart"/>
            <w:r>
              <w:t>connectionTimeout</w:t>
            </w:r>
            <w:proofErr w:type="spellEnd"/>
            <w:r>
              <w:t xml:space="preserve">="20000"    </w:t>
            </w:r>
            <w:proofErr w:type="spellStart"/>
            <w:r>
              <w:t>redirectPort</w:t>
            </w:r>
            <w:proofErr w:type="spellEnd"/>
            <w:r>
              <w:t>="8443" /&gt;</w:t>
            </w:r>
          </w:p>
        </w:tc>
      </w:tr>
    </w:tbl>
    <w:p w14:paraId="34384678" w14:textId="77777777" w:rsidR="00C32FD8" w:rsidRDefault="007E4340" w:rsidP="00C87B14">
      <w:pPr>
        <w:pStyle w:val="step3"/>
        <w:numPr>
          <w:ilvl w:val="0"/>
          <w:numId w:val="0"/>
        </w:numPr>
        <w:ind w:left="288" w:hanging="288"/>
      </w:pPr>
      <w:r>
        <w:tab/>
      </w:r>
      <w:r>
        <w:tab/>
      </w:r>
      <w:r>
        <w:tab/>
      </w:r>
    </w:p>
    <w:p w14:paraId="6DF44827" w14:textId="04A7B84E" w:rsidR="00C87B14" w:rsidRPr="00C87B14" w:rsidRDefault="00C87B14" w:rsidP="00061963">
      <w:pPr>
        <w:pStyle w:val="step3"/>
        <w:numPr>
          <w:ilvl w:val="0"/>
          <w:numId w:val="9"/>
        </w:numPr>
      </w:pPr>
      <w:r>
        <w:t xml:space="preserve">Search </w:t>
      </w:r>
      <w:r w:rsidR="00872B5B">
        <w:t xml:space="preserve">the </w:t>
      </w:r>
      <w:r>
        <w:rPr>
          <w:b/>
        </w:rPr>
        <w:t>Connector</w:t>
      </w:r>
      <w:r>
        <w:t xml:space="preserve"> node for AJP 1.3 with port number 8009 and change </w:t>
      </w:r>
      <w:r w:rsidR="00872B5B">
        <w:t xml:space="preserve">the </w:t>
      </w:r>
      <w:r w:rsidRPr="00C87B14">
        <w:rPr>
          <w:b/>
        </w:rPr>
        <w:t>port</w:t>
      </w:r>
      <w:r>
        <w:rPr>
          <w:b/>
        </w:rPr>
        <w:t xml:space="preserve"> </w:t>
      </w:r>
      <w:r>
        <w:t xml:space="preserve">value from </w:t>
      </w:r>
      <w:r>
        <w:rPr>
          <w:b/>
        </w:rPr>
        <w:t>8009</w:t>
      </w:r>
      <w:r>
        <w:t xml:space="preserve"> to </w:t>
      </w:r>
      <w:r>
        <w:rPr>
          <w:b/>
        </w:rPr>
        <w:t>8019.</w:t>
      </w:r>
    </w:p>
    <w:p w14:paraId="4F80E2D9" w14:textId="77777777" w:rsidR="00C87B14" w:rsidRDefault="00C87B14" w:rsidP="00C87B14">
      <w:pPr>
        <w:pStyle w:val="step3"/>
        <w:numPr>
          <w:ilvl w:val="0"/>
          <w:numId w:val="0"/>
        </w:numPr>
        <w:ind w:left="288"/>
      </w:pPr>
    </w:p>
    <w:tbl>
      <w:tblPr>
        <w:tblStyle w:val="TableGrid"/>
        <w:tblW w:w="0" w:type="auto"/>
        <w:tblInd w:w="8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15" w:type="dxa"/>
          <w:left w:w="115" w:type="dxa"/>
          <w:bottom w:w="115" w:type="dxa"/>
          <w:right w:w="115" w:type="dxa"/>
        </w:tblCellMar>
        <w:tblLook w:val="04A0" w:firstRow="1" w:lastRow="0" w:firstColumn="1" w:lastColumn="0" w:noHBand="0" w:noVBand="1"/>
      </w:tblPr>
      <w:tblGrid>
        <w:gridCol w:w="9265"/>
      </w:tblGrid>
      <w:tr w:rsidR="00C87B14" w14:paraId="68E8E169" w14:textId="77777777" w:rsidTr="00345159">
        <w:tc>
          <w:tcPr>
            <w:tcW w:w="9265" w:type="dxa"/>
            <w:shd w:val="clear" w:color="auto" w:fill="F2F2F2" w:themeFill="background1" w:themeFillShade="F2"/>
          </w:tcPr>
          <w:p w14:paraId="1E8B8137" w14:textId="77777777" w:rsidR="00C87B14" w:rsidRDefault="00C87B14" w:rsidP="00345159">
            <w:pPr>
              <w:pStyle w:val="step3"/>
              <w:numPr>
                <w:ilvl w:val="0"/>
                <w:numId w:val="0"/>
              </w:numPr>
              <w:ind w:left="288"/>
            </w:pPr>
            <w:r>
              <w:t>&lt;Connector port="800</w:t>
            </w:r>
            <w:r w:rsidRPr="00C87B14">
              <w:t xml:space="preserve">9" protocol="AJP/1.3" </w:t>
            </w:r>
            <w:proofErr w:type="spellStart"/>
            <w:r w:rsidRPr="00C87B14">
              <w:t>redirectPort</w:t>
            </w:r>
            <w:proofErr w:type="spellEnd"/>
            <w:r w:rsidRPr="00C87B14">
              <w:t>="8443" /&gt;</w:t>
            </w:r>
          </w:p>
        </w:tc>
      </w:tr>
    </w:tbl>
    <w:p w14:paraId="491C6F75" w14:textId="77777777" w:rsidR="00C87B14" w:rsidRDefault="00C87B14" w:rsidP="00C87B14">
      <w:pPr>
        <w:pStyle w:val="step3"/>
        <w:numPr>
          <w:ilvl w:val="0"/>
          <w:numId w:val="0"/>
        </w:numPr>
        <w:spacing w:before="240" w:after="240"/>
        <w:ind w:left="288"/>
        <w:jc w:val="center"/>
      </w:pPr>
      <w:r>
        <w:t>To</w:t>
      </w:r>
    </w:p>
    <w:tbl>
      <w:tblPr>
        <w:tblStyle w:val="TableGrid"/>
        <w:tblW w:w="0" w:type="auto"/>
        <w:tblInd w:w="8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15" w:type="dxa"/>
          <w:left w:w="115" w:type="dxa"/>
          <w:bottom w:w="115" w:type="dxa"/>
          <w:right w:w="115" w:type="dxa"/>
        </w:tblCellMar>
        <w:tblLook w:val="04A0" w:firstRow="1" w:lastRow="0" w:firstColumn="1" w:lastColumn="0" w:noHBand="0" w:noVBand="1"/>
      </w:tblPr>
      <w:tblGrid>
        <w:gridCol w:w="9265"/>
      </w:tblGrid>
      <w:tr w:rsidR="00C87B14" w14:paraId="2CDEEF30" w14:textId="77777777" w:rsidTr="00345159">
        <w:tc>
          <w:tcPr>
            <w:tcW w:w="9265" w:type="dxa"/>
            <w:shd w:val="clear" w:color="auto" w:fill="F2F2F2" w:themeFill="background1" w:themeFillShade="F2"/>
          </w:tcPr>
          <w:p w14:paraId="62ECAE13" w14:textId="77777777" w:rsidR="00C87B14" w:rsidRDefault="00C87B14" w:rsidP="00345159">
            <w:pPr>
              <w:pStyle w:val="step3"/>
              <w:numPr>
                <w:ilvl w:val="0"/>
                <w:numId w:val="0"/>
              </w:numPr>
              <w:ind w:left="288"/>
            </w:pPr>
            <w:r w:rsidRPr="00C87B14">
              <w:t xml:space="preserve">&lt;Connector port="8019" protocol="AJP/1.3" </w:t>
            </w:r>
            <w:proofErr w:type="spellStart"/>
            <w:r w:rsidRPr="00C87B14">
              <w:t>redirectPort</w:t>
            </w:r>
            <w:proofErr w:type="spellEnd"/>
            <w:r w:rsidRPr="00C87B14">
              <w:t>="8443" /&gt;</w:t>
            </w:r>
          </w:p>
        </w:tc>
      </w:tr>
    </w:tbl>
    <w:p w14:paraId="7F8AC792" w14:textId="2F6265DF" w:rsidR="00C73052" w:rsidRDefault="00841F1C" w:rsidP="00061963">
      <w:pPr>
        <w:pStyle w:val="step3"/>
        <w:numPr>
          <w:ilvl w:val="0"/>
          <w:numId w:val="9"/>
        </w:numPr>
        <w:spacing w:before="240"/>
      </w:pPr>
      <w:r>
        <w:rPr>
          <w:b/>
        </w:rPr>
        <w:t>S</w:t>
      </w:r>
      <w:r w:rsidRPr="005A1731">
        <w:rPr>
          <w:b/>
        </w:rPr>
        <w:t xml:space="preserve">ave </w:t>
      </w:r>
      <w:r w:rsidR="00DC084C" w:rsidRPr="005A1731">
        <w:rPr>
          <w:b/>
        </w:rPr>
        <w:t xml:space="preserve">and </w:t>
      </w:r>
      <w:r>
        <w:rPr>
          <w:b/>
        </w:rPr>
        <w:t>C</w:t>
      </w:r>
      <w:r w:rsidRPr="005A1731">
        <w:rPr>
          <w:b/>
        </w:rPr>
        <w:t>lose</w:t>
      </w:r>
      <w:r>
        <w:t xml:space="preserve"> </w:t>
      </w:r>
      <w:r w:rsidR="00DC084C">
        <w:t>the server.xml file.</w:t>
      </w:r>
    </w:p>
    <w:p w14:paraId="0A1722A7" w14:textId="77777777" w:rsidR="00C87B14" w:rsidRDefault="00C73052" w:rsidP="00061963">
      <w:pPr>
        <w:pStyle w:val="DocH2"/>
        <w:numPr>
          <w:ilvl w:val="1"/>
          <w:numId w:val="2"/>
        </w:numPr>
      </w:pPr>
      <w:r>
        <w:t xml:space="preserve"> </w:t>
      </w:r>
      <w:bookmarkStart w:id="173" w:name="_Toc467687822"/>
      <w:r>
        <w:t>Publish Web Application</w:t>
      </w:r>
      <w:bookmarkEnd w:id="173"/>
    </w:p>
    <w:p w14:paraId="349928D3" w14:textId="0B73AE8E" w:rsidR="00C73052" w:rsidRDefault="00C73052" w:rsidP="00061963">
      <w:pPr>
        <w:pStyle w:val="step3"/>
        <w:numPr>
          <w:ilvl w:val="0"/>
          <w:numId w:val="10"/>
        </w:numPr>
      </w:pPr>
      <w:r>
        <w:t>Copy</w:t>
      </w:r>
      <w:r w:rsidR="00841F1C">
        <w:t xml:space="preserve"> the</w:t>
      </w:r>
      <w:r>
        <w:t xml:space="preserve"> </w:t>
      </w:r>
      <w:proofErr w:type="spellStart"/>
      <w:r w:rsidRPr="00D179B9">
        <w:rPr>
          <w:b/>
        </w:rPr>
        <w:t>AmazonByod.war</w:t>
      </w:r>
      <w:proofErr w:type="spellEnd"/>
      <w:r>
        <w:t xml:space="preserve"> file </w:t>
      </w:r>
      <w:r w:rsidR="00841F1C">
        <w:t xml:space="preserve">located </w:t>
      </w:r>
      <w:r>
        <w:t xml:space="preserve">inside </w:t>
      </w:r>
      <w:r w:rsidR="00841F1C">
        <w:t xml:space="preserve">the </w:t>
      </w:r>
      <w:r w:rsidR="00D179B9" w:rsidRPr="00D179B9">
        <w:rPr>
          <w:b/>
        </w:rPr>
        <w:t>target</w:t>
      </w:r>
      <w:r w:rsidR="00D179B9">
        <w:t xml:space="preserve"> (i.e. </w:t>
      </w:r>
      <w:proofErr w:type="spellStart"/>
      <w:r w:rsidR="00D179B9">
        <w:t>AmazonImmersion</w:t>
      </w:r>
      <w:proofErr w:type="spellEnd"/>
      <w:r w:rsidR="00D179B9">
        <w:t xml:space="preserve">\target) directory of </w:t>
      </w:r>
      <w:r w:rsidR="00841F1C">
        <w:t xml:space="preserve">the </w:t>
      </w:r>
      <w:r w:rsidR="00D179B9">
        <w:t xml:space="preserve">Project directory </w:t>
      </w:r>
      <w:r>
        <w:t>to</w:t>
      </w:r>
      <w:r w:rsidR="00841F1C">
        <w:t xml:space="preserve"> the</w:t>
      </w:r>
      <w:r>
        <w:t xml:space="preserve"> </w:t>
      </w:r>
      <w:proofErr w:type="spellStart"/>
      <w:r w:rsidRPr="00D179B9">
        <w:rPr>
          <w:b/>
        </w:rPr>
        <w:t>webapps</w:t>
      </w:r>
      <w:proofErr w:type="spellEnd"/>
      <w:r>
        <w:t xml:space="preserve"> directory </w:t>
      </w:r>
      <w:r w:rsidR="00841F1C">
        <w:t xml:space="preserve">located </w:t>
      </w:r>
      <w:r>
        <w:t xml:space="preserve">inside </w:t>
      </w:r>
      <w:r w:rsidR="00841F1C">
        <w:t xml:space="preserve">the </w:t>
      </w:r>
      <w:r>
        <w:t>Tomcat installation directory</w:t>
      </w:r>
      <w:r w:rsidR="00D179B9">
        <w:t xml:space="preserve"> (i.e. </w:t>
      </w:r>
      <w:r w:rsidR="00D179B9" w:rsidRPr="00D179B9">
        <w:t>C:\Program Files\Apache Software Foundation\Tomcat 8.5\</w:t>
      </w:r>
      <w:proofErr w:type="spellStart"/>
      <w:r w:rsidR="00D179B9" w:rsidRPr="00D179B9">
        <w:t>webapps</w:t>
      </w:r>
      <w:proofErr w:type="spellEnd"/>
      <w:r w:rsidR="00D179B9">
        <w:t>)</w:t>
      </w:r>
      <w:r>
        <w:t>.</w:t>
      </w:r>
    </w:p>
    <w:p w14:paraId="72BFFD6B" w14:textId="77777777" w:rsidR="00345159" w:rsidRDefault="00345159" w:rsidP="00345159">
      <w:pPr>
        <w:pStyle w:val="step3"/>
        <w:numPr>
          <w:ilvl w:val="0"/>
          <w:numId w:val="0"/>
        </w:numPr>
        <w:ind w:left="288"/>
      </w:pPr>
    </w:p>
    <w:p w14:paraId="4A69D8BF" w14:textId="15FD73B8" w:rsidR="00D179B9" w:rsidRDefault="00841F1C" w:rsidP="00061963">
      <w:pPr>
        <w:pStyle w:val="step3"/>
        <w:numPr>
          <w:ilvl w:val="0"/>
          <w:numId w:val="10"/>
        </w:numPr>
      </w:pPr>
      <w:r>
        <w:t>R</w:t>
      </w:r>
      <w:r w:rsidR="00D179B9">
        <w:t>un</w:t>
      </w:r>
      <w:r>
        <w:t xml:space="preserve"> the </w:t>
      </w:r>
      <w:r w:rsidR="00D179B9" w:rsidRPr="00D179B9">
        <w:rPr>
          <w:b/>
        </w:rPr>
        <w:t>Tomcat executable</w:t>
      </w:r>
      <w:r w:rsidR="00D179B9">
        <w:t xml:space="preserve"> file (</w:t>
      </w:r>
      <w:r w:rsidR="00872B5B">
        <w:t xml:space="preserve">e.g., </w:t>
      </w:r>
      <w:r w:rsidR="00D179B9">
        <w:t xml:space="preserve">TomcatX.exe, </w:t>
      </w:r>
      <w:r w:rsidR="00872B5B">
        <w:t xml:space="preserve">where </w:t>
      </w:r>
      <w:r w:rsidR="00D179B9">
        <w:t xml:space="preserve">X is </w:t>
      </w:r>
      <w:r w:rsidR="00872B5B">
        <w:t xml:space="preserve">the </w:t>
      </w:r>
      <w:r w:rsidR="00D179B9">
        <w:t xml:space="preserve">version number) </w:t>
      </w:r>
      <w:r>
        <w:t xml:space="preserve">located </w:t>
      </w:r>
      <w:r w:rsidR="00D179B9">
        <w:t>inside</w:t>
      </w:r>
      <w:r>
        <w:t xml:space="preserve"> the </w:t>
      </w:r>
      <w:r w:rsidR="00D179B9" w:rsidRPr="00D179B9">
        <w:rPr>
          <w:b/>
        </w:rPr>
        <w:t>bin</w:t>
      </w:r>
      <w:r w:rsidR="00D179B9">
        <w:t xml:space="preserve"> directory of</w:t>
      </w:r>
      <w:r>
        <w:t xml:space="preserve"> the</w:t>
      </w:r>
      <w:r w:rsidR="00D179B9">
        <w:t xml:space="preserve"> Tomcat installation directory (i.e. </w:t>
      </w:r>
      <w:r w:rsidR="00D179B9" w:rsidRPr="00D179B9">
        <w:t>C:\Program Files\Apache Software Foundation\Tomcat 8.5\</w:t>
      </w:r>
      <w:r w:rsidR="00D179B9">
        <w:t>bin).</w:t>
      </w:r>
    </w:p>
    <w:p w14:paraId="59AD005C" w14:textId="374D1B42" w:rsidR="00D179B9" w:rsidRDefault="00D179B9" w:rsidP="00345159">
      <w:pPr>
        <w:pStyle w:val="step3"/>
        <w:numPr>
          <w:ilvl w:val="0"/>
          <w:numId w:val="0"/>
        </w:numPr>
        <w:ind w:left="288"/>
      </w:pPr>
      <w:r>
        <w:t xml:space="preserve">After </w:t>
      </w:r>
      <w:r w:rsidR="00841F1C">
        <w:t xml:space="preserve">a </w:t>
      </w:r>
      <w:r>
        <w:t xml:space="preserve">successful initiation of </w:t>
      </w:r>
      <w:r w:rsidR="00841F1C">
        <w:t xml:space="preserve">the </w:t>
      </w:r>
      <w:r>
        <w:t>Tomcat Server</w:t>
      </w:r>
      <w:r w:rsidR="00872B5B">
        <w:t>,</w:t>
      </w:r>
      <w:r>
        <w:t xml:space="preserve"> </w:t>
      </w:r>
      <w:r w:rsidR="00841F1C">
        <w:t>click on the</w:t>
      </w:r>
      <w:r>
        <w:t xml:space="preserve"> URL </w:t>
      </w:r>
      <w:r w:rsidR="00841F1C">
        <w:t xml:space="preserve">below </w:t>
      </w:r>
      <w:r>
        <w:t xml:space="preserve">to access </w:t>
      </w:r>
      <w:r w:rsidR="00841F1C">
        <w:t xml:space="preserve">the </w:t>
      </w:r>
      <w:proofErr w:type="spellStart"/>
      <w:r w:rsidRPr="00D179B9">
        <w:rPr>
          <w:b/>
        </w:rPr>
        <w:t>AmazonBYOD</w:t>
      </w:r>
      <w:proofErr w:type="spellEnd"/>
      <w:r>
        <w:t xml:space="preserve"> web app.</w:t>
      </w:r>
    </w:p>
    <w:p w14:paraId="5CF3B59E" w14:textId="77777777" w:rsidR="00345159" w:rsidRDefault="00345159" w:rsidP="00345159">
      <w:pPr>
        <w:pStyle w:val="step3"/>
        <w:numPr>
          <w:ilvl w:val="0"/>
          <w:numId w:val="0"/>
        </w:numPr>
        <w:ind w:left="288"/>
      </w:pPr>
    </w:p>
    <w:tbl>
      <w:tblPr>
        <w:tblStyle w:val="TableGrid"/>
        <w:tblW w:w="0" w:type="auto"/>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15" w:type="dxa"/>
          <w:left w:w="115" w:type="dxa"/>
          <w:bottom w:w="115" w:type="dxa"/>
          <w:right w:w="115" w:type="dxa"/>
        </w:tblCellMar>
        <w:tblLook w:val="04A0" w:firstRow="1" w:lastRow="0" w:firstColumn="1" w:lastColumn="0" w:noHBand="0" w:noVBand="1"/>
      </w:tblPr>
      <w:tblGrid>
        <w:gridCol w:w="9355"/>
      </w:tblGrid>
      <w:tr w:rsidR="00D179B9" w14:paraId="58088AB1" w14:textId="77777777" w:rsidTr="008A7FED">
        <w:tc>
          <w:tcPr>
            <w:tcW w:w="9355" w:type="dxa"/>
            <w:shd w:val="clear" w:color="auto" w:fill="F2F2F2" w:themeFill="background1" w:themeFillShade="F2"/>
          </w:tcPr>
          <w:commentRangeStart w:id="174"/>
          <w:commentRangeStart w:id="175"/>
          <w:p w14:paraId="0C8B5355" w14:textId="77777777" w:rsidR="00D179B9" w:rsidRDefault="00841F1C" w:rsidP="00345159">
            <w:pPr>
              <w:pStyle w:val="step3"/>
              <w:numPr>
                <w:ilvl w:val="0"/>
                <w:numId w:val="0"/>
              </w:numPr>
            </w:pPr>
            <w:r>
              <w:lastRenderedPageBreak/>
              <w:fldChar w:fldCharType="begin"/>
            </w:r>
            <w:r>
              <w:instrText xml:space="preserve"> HYPERLINK "http://localhost:8088/AmazonByod/" </w:instrText>
            </w:r>
            <w:r>
              <w:fldChar w:fldCharType="separate"/>
            </w:r>
            <w:r w:rsidR="00D179B9" w:rsidRPr="0055077A">
              <w:rPr>
                <w:rStyle w:val="Hyperlink"/>
              </w:rPr>
              <w:t>http://localhost:8088/AmazonByod/</w:t>
            </w:r>
            <w:r>
              <w:rPr>
                <w:rStyle w:val="Hyperlink"/>
              </w:rPr>
              <w:fldChar w:fldCharType="end"/>
            </w:r>
            <w:commentRangeEnd w:id="174"/>
            <w:r w:rsidR="00872B5B">
              <w:rPr>
                <w:rStyle w:val="CommentReference"/>
                <w:rFonts w:ascii="Calibri" w:eastAsia="Calibri" w:hAnsi="Calibri" w:cs="Calibri"/>
                <w:color w:val="000000"/>
              </w:rPr>
              <w:commentReference w:id="174"/>
            </w:r>
            <w:commentRangeEnd w:id="175"/>
            <w:r w:rsidR="00FA7BD8">
              <w:rPr>
                <w:rStyle w:val="CommentReference"/>
                <w:rFonts w:ascii="Calibri" w:eastAsia="Calibri" w:hAnsi="Calibri" w:cs="Calibri"/>
                <w:color w:val="000000"/>
              </w:rPr>
              <w:commentReference w:id="175"/>
            </w:r>
          </w:p>
        </w:tc>
      </w:tr>
    </w:tbl>
    <w:p w14:paraId="5ABD8596" w14:textId="77777777" w:rsidR="00D179B9" w:rsidRDefault="00D179B9" w:rsidP="00D179B9">
      <w:pPr>
        <w:pStyle w:val="step3"/>
        <w:numPr>
          <w:ilvl w:val="0"/>
          <w:numId w:val="0"/>
        </w:numPr>
        <w:ind w:left="288"/>
      </w:pPr>
    </w:p>
    <w:p w14:paraId="33BAAACD" w14:textId="77777777" w:rsidR="00920EB3" w:rsidRDefault="009C61AE" w:rsidP="00345159">
      <w:pPr>
        <w:pStyle w:val="step3"/>
        <w:numPr>
          <w:ilvl w:val="0"/>
          <w:numId w:val="0"/>
        </w:numPr>
        <w:ind w:left="288" w:hanging="288"/>
      </w:pPr>
      <w:r w:rsidRPr="009C61AE">
        <w:rPr>
          <w:noProof/>
        </w:rPr>
        <w:drawing>
          <wp:inline distT="0" distB="0" distL="0" distR="0" wp14:anchorId="112AA51B" wp14:editId="2C0CBFA5">
            <wp:extent cx="5943600" cy="4154060"/>
            <wp:effectExtent l="19050" t="19050" r="19050" b="18415"/>
            <wp:docPr id="7" name="Picture 7" descr="D:\Projects\Amazon\Documentation\Assets\Delivery\Final Documentation\Archive\new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Amazon\Documentation\Assets\Delivery\Final Documentation\Archive\newimage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54060"/>
                    </a:xfrm>
                    <a:prstGeom prst="rect">
                      <a:avLst/>
                    </a:prstGeom>
                    <a:noFill/>
                    <a:ln>
                      <a:solidFill>
                        <a:schemeClr val="tx1"/>
                      </a:solidFill>
                    </a:ln>
                  </pic:spPr>
                </pic:pic>
              </a:graphicData>
            </a:graphic>
          </wp:inline>
        </w:drawing>
      </w:r>
    </w:p>
    <w:p w14:paraId="1B37561D" w14:textId="77777777" w:rsidR="00920EB3" w:rsidRDefault="00920EB3">
      <w:pPr>
        <w:rPr>
          <w:rFonts w:ascii="Open Sans" w:eastAsia="Open Sans" w:hAnsi="Open Sans" w:cs="Open Sans"/>
          <w:color w:val="444444"/>
          <w:szCs w:val="24"/>
        </w:rPr>
      </w:pPr>
      <w:r>
        <w:br w:type="page"/>
      </w:r>
    </w:p>
    <w:p w14:paraId="34EF4FA2" w14:textId="77777777" w:rsidR="00D179B9" w:rsidRDefault="00C65882" w:rsidP="00061963">
      <w:pPr>
        <w:pStyle w:val="DocH2"/>
        <w:numPr>
          <w:ilvl w:val="1"/>
          <w:numId w:val="2"/>
        </w:numPr>
      </w:pPr>
      <w:bookmarkStart w:id="176" w:name="_Toc467687823"/>
      <w:r>
        <w:lastRenderedPageBreak/>
        <w:t xml:space="preserve">Build </w:t>
      </w:r>
      <w:proofErr w:type="spellStart"/>
      <w:r>
        <w:t>CloudBeam</w:t>
      </w:r>
      <w:proofErr w:type="spellEnd"/>
      <w:r>
        <w:t xml:space="preserve"> Slave Application</w:t>
      </w:r>
      <w:bookmarkEnd w:id="176"/>
    </w:p>
    <w:p w14:paraId="5BCEBD10" w14:textId="1F821E85" w:rsidR="00C65882" w:rsidRDefault="00C65882" w:rsidP="00061963">
      <w:pPr>
        <w:pStyle w:val="step3"/>
        <w:numPr>
          <w:ilvl w:val="0"/>
          <w:numId w:val="11"/>
        </w:numPr>
      </w:pPr>
      <w:r>
        <w:t>Open</w:t>
      </w:r>
      <w:r w:rsidR="00841F1C">
        <w:t xml:space="preserve"> the</w:t>
      </w:r>
      <w:r>
        <w:t xml:space="preserve"> </w:t>
      </w:r>
      <w:proofErr w:type="spellStart"/>
      <w:r w:rsidRPr="00C65882">
        <w:rPr>
          <w:b/>
        </w:rPr>
        <w:t>CloudBeamAutomation</w:t>
      </w:r>
      <w:proofErr w:type="spellEnd"/>
      <w:r>
        <w:t xml:space="preserve"> directory </w:t>
      </w:r>
      <w:r w:rsidR="00841F1C">
        <w:t xml:space="preserve">located </w:t>
      </w:r>
      <w:r>
        <w:t xml:space="preserve">inside </w:t>
      </w:r>
      <w:r w:rsidR="00841F1C">
        <w:t xml:space="preserve">the </w:t>
      </w:r>
      <w:r>
        <w:t xml:space="preserve">Project Directory (i.e. </w:t>
      </w:r>
      <w:proofErr w:type="spellStart"/>
      <w:r>
        <w:t>AmmazonImmersion</w:t>
      </w:r>
      <w:proofErr w:type="spellEnd"/>
      <w:r>
        <w:t>).</w:t>
      </w:r>
    </w:p>
    <w:p w14:paraId="2537E608" w14:textId="77777777" w:rsidR="008A7FED" w:rsidRDefault="008A7FED" w:rsidP="008A7FED">
      <w:pPr>
        <w:pStyle w:val="step3"/>
        <w:numPr>
          <w:ilvl w:val="0"/>
          <w:numId w:val="0"/>
        </w:numPr>
        <w:ind w:left="288"/>
      </w:pPr>
    </w:p>
    <w:p w14:paraId="6C8084DD" w14:textId="77777777" w:rsidR="00C65882" w:rsidRDefault="00C65882" w:rsidP="00061963">
      <w:pPr>
        <w:pStyle w:val="step3"/>
        <w:numPr>
          <w:ilvl w:val="0"/>
          <w:numId w:val="11"/>
        </w:numPr>
      </w:pPr>
      <w:r>
        <w:t>Copy</w:t>
      </w:r>
      <w:r w:rsidR="00841F1C">
        <w:t xml:space="preserve"> the</w:t>
      </w:r>
      <w:r>
        <w:t xml:space="preserve"> </w:t>
      </w:r>
      <w:r w:rsidRPr="00C65882">
        <w:rPr>
          <w:b/>
        </w:rPr>
        <w:t>CloudBeamAutomation.zip</w:t>
      </w:r>
      <w:r>
        <w:t xml:space="preserve"> file and paste</w:t>
      </w:r>
      <w:r w:rsidR="00841F1C">
        <w:t xml:space="preserve"> it</w:t>
      </w:r>
      <w:r>
        <w:t xml:space="preserve"> in </w:t>
      </w:r>
      <w:r w:rsidR="00841F1C">
        <w:t xml:space="preserve">the </w:t>
      </w:r>
      <w:r>
        <w:t xml:space="preserve">Parent directory of </w:t>
      </w:r>
      <w:r w:rsidR="00841F1C">
        <w:t xml:space="preserve">the </w:t>
      </w:r>
      <w:r>
        <w:t>Project Directory.</w:t>
      </w:r>
    </w:p>
    <w:p w14:paraId="197608D3" w14:textId="77777777" w:rsidR="008A7FED" w:rsidRDefault="008A7FED" w:rsidP="008A7FED">
      <w:pPr>
        <w:pStyle w:val="step3"/>
        <w:numPr>
          <w:ilvl w:val="0"/>
          <w:numId w:val="0"/>
        </w:numPr>
      </w:pPr>
    </w:p>
    <w:p w14:paraId="603D47EA" w14:textId="77777777" w:rsidR="00C65882" w:rsidRDefault="00C65882" w:rsidP="00061963">
      <w:pPr>
        <w:pStyle w:val="step3"/>
        <w:numPr>
          <w:ilvl w:val="0"/>
          <w:numId w:val="11"/>
        </w:numPr>
      </w:pPr>
      <w:r>
        <w:t xml:space="preserve">Unzip </w:t>
      </w:r>
      <w:r w:rsidR="00841F1C">
        <w:t xml:space="preserve">the </w:t>
      </w:r>
      <w:r w:rsidRPr="00C65882">
        <w:rPr>
          <w:b/>
        </w:rPr>
        <w:t>CloudBeamAutomation.zip</w:t>
      </w:r>
      <w:r>
        <w:rPr>
          <w:b/>
        </w:rPr>
        <w:t xml:space="preserve"> </w:t>
      </w:r>
      <w:r>
        <w:t xml:space="preserve">file in </w:t>
      </w:r>
      <w:r w:rsidR="00841F1C">
        <w:t xml:space="preserve">the </w:t>
      </w:r>
      <w:r>
        <w:t xml:space="preserve">Parent directory of </w:t>
      </w:r>
      <w:r w:rsidR="00841F1C">
        <w:t xml:space="preserve">the </w:t>
      </w:r>
      <w:r>
        <w:t>Project Directory.</w:t>
      </w:r>
    </w:p>
    <w:p w14:paraId="29FCBDDE" w14:textId="77777777" w:rsidR="008A7FED" w:rsidRDefault="008A7FED" w:rsidP="008A7FED">
      <w:pPr>
        <w:pStyle w:val="step3"/>
        <w:numPr>
          <w:ilvl w:val="0"/>
          <w:numId w:val="0"/>
        </w:numPr>
      </w:pPr>
    </w:p>
    <w:p w14:paraId="600CA9AA" w14:textId="5DD991FB" w:rsidR="00C65882" w:rsidRDefault="00841F1C" w:rsidP="00061963">
      <w:pPr>
        <w:pStyle w:val="step3"/>
        <w:numPr>
          <w:ilvl w:val="0"/>
          <w:numId w:val="11"/>
        </w:numPr>
      </w:pPr>
      <w:r>
        <w:t>O</w:t>
      </w:r>
      <w:r w:rsidR="00C65882">
        <w:t>pen the directory containing</w:t>
      </w:r>
      <w:r>
        <w:t xml:space="preserve"> the</w:t>
      </w:r>
      <w:r w:rsidR="00C65882">
        <w:t xml:space="preserve"> </w:t>
      </w:r>
      <w:r w:rsidR="00C65882" w:rsidRPr="00AF00BF">
        <w:rPr>
          <w:b/>
        </w:rPr>
        <w:t>pom.xml</w:t>
      </w:r>
      <w:r w:rsidR="00C65882">
        <w:t xml:space="preserve"> file inside</w:t>
      </w:r>
      <w:r w:rsidR="00F6326F">
        <w:t xml:space="preserve"> the</w:t>
      </w:r>
      <w:r w:rsidR="00C65882">
        <w:t xml:space="preserve"> unzipped package directory.</w:t>
      </w:r>
    </w:p>
    <w:p w14:paraId="60D5CB8D" w14:textId="77777777" w:rsidR="008A7FED" w:rsidRDefault="008A7FED" w:rsidP="008A7FED">
      <w:pPr>
        <w:pStyle w:val="step3"/>
        <w:numPr>
          <w:ilvl w:val="0"/>
          <w:numId w:val="0"/>
        </w:numPr>
      </w:pPr>
    </w:p>
    <w:p w14:paraId="04EED68A" w14:textId="33D2C4AC" w:rsidR="00C65882" w:rsidRDefault="00C65882" w:rsidP="00061963">
      <w:pPr>
        <w:pStyle w:val="step3"/>
        <w:numPr>
          <w:ilvl w:val="0"/>
          <w:numId w:val="11"/>
        </w:numPr>
      </w:pPr>
      <w:r>
        <w:t xml:space="preserve">Copy the path of </w:t>
      </w:r>
      <w:r w:rsidR="00DF7458">
        <w:t xml:space="preserve">the </w:t>
      </w:r>
      <w:r>
        <w:t xml:space="preserve">directory from </w:t>
      </w:r>
      <w:r w:rsidR="00F6326F">
        <w:t xml:space="preserve">the </w:t>
      </w:r>
      <w:r w:rsidR="00AF00BF">
        <w:t>Folder Navigator.</w:t>
      </w:r>
    </w:p>
    <w:p w14:paraId="59A91857" w14:textId="77777777" w:rsidR="00127A75" w:rsidRDefault="00127A75" w:rsidP="00127A75">
      <w:pPr>
        <w:pStyle w:val="step3"/>
        <w:numPr>
          <w:ilvl w:val="0"/>
          <w:numId w:val="0"/>
        </w:numPr>
        <w:ind w:left="288"/>
      </w:pPr>
    </w:p>
    <w:p w14:paraId="4717A1E3" w14:textId="77777777" w:rsidR="00AF00BF" w:rsidRDefault="00AF00BF" w:rsidP="008A7FED">
      <w:pPr>
        <w:pStyle w:val="step3"/>
        <w:numPr>
          <w:ilvl w:val="0"/>
          <w:numId w:val="0"/>
        </w:numPr>
        <w:ind w:left="288" w:hanging="288"/>
      </w:pPr>
      <w:r>
        <w:rPr>
          <w:noProof/>
        </w:rPr>
        <w:drawing>
          <wp:inline distT="0" distB="0" distL="0" distR="0" wp14:anchorId="0020F7AF" wp14:editId="0BCAA6C8">
            <wp:extent cx="5400675" cy="2572245"/>
            <wp:effectExtent l="19050" t="19050" r="9525" b="190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3890" cy="2578539"/>
                    </a:xfrm>
                    <a:prstGeom prst="rect">
                      <a:avLst/>
                    </a:prstGeom>
                    <a:ln>
                      <a:solidFill>
                        <a:schemeClr val="tx1"/>
                      </a:solidFill>
                    </a:ln>
                  </pic:spPr>
                </pic:pic>
              </a:graphicData>
            </a:graphic>
          </wp:inline>
        </w:drawing>
      </w:r>
    </w:p>
    <w:p w14:paraId="70AA6AF6" w14:textId="77777777" w:rsidR="00127A75" w:rsidRDefault="00127A75" w:rsidP="00AF00BF">
      <w:pPr>
        <w:pStyle w:val="step3"/>
        <w:numPr>
          <w:ilvl w:val="0"/>
          <w:numId w:val="0"/>
        </w:numPr>
        <w:ind w:left="288"/>
      </w:pPr>
    </w:p>
    <w:p w14:paraId="54D655FA" w14:textId="3B0E94FA" w:rsidR="00C65882" w:rsidRDefault="00C65882" w:rsidP="00061963">
      <w:pPr>
        <w:pStyle w:val="step3"/>
        <w:numPr>
          <w:ilvl w:val="0"/>
          <w:numId w:val="11"/>
        </w:numPr>
      </w:pPr>
      <w:r>
        <w:t xml:space="preserve">Open </w:t>
      </w:r>
      <w:r w:rsidR="00DF7458">
        <w:t xml:space="preserve">a </w:t>
      </w:r>
      <w:r>
        <w:t xml:space="preserve">Command Prompt </w:t>
      </w:r>
      <w:r w:rsidR="00AF00BF">
        <w:t xml:space="preserve">and execute </w:t>
      </w:r>
      <w:r w:rsidR="00DF7458">
        <w:t xml:space="preserve">the </w:t>
      </w:r>
      <w:r w:rsidR="00AF00BF">
        <w:t>command</w:t>
      </w:r>
      <w:r w:rsidR="00DF7458">
        <w:t xml:space="preserve"> below</w:t>
      </w:r>
      <w:r w:rsidR="00AF00BF">
        <w:t xml:space="preserve">. Replace </w:t>
      </w:r>
      <w:r w:rsidR="00DF7458">
        <w:t xml:space="preserve">the </w:t>
      </w:r>
      <w:r w:rsidR="00AF00BF">
        <w:t xml:space="preserve">token </w:t>
      </w:r>
      <w:r w:rsidR="00AF00BF" w:rsidRPr="00AF00BF">
        <w:rPr>
          <w:b/>
        </w:rPr>
        <w:t>&lt;</w:t>
      </w:r>
      <w:proofErr w:type="spellStart"/>
      <w:r w:rsidR="00AF00BF" w:rsidRPr="00AF00BF">
        <w:rPr>
          <w:b/>
        </w:rPr>
        <w:t>Directory_Path</w:t>
      </w:r>
      <w:proofErr w:type="spellEnd"/>
      <w:r w:rsidR="00AF00BF" w:rsidRPr="00AF00BF">
        <w:rPr>
          <w:b/>
        </w:rPr>
        <w:t>&gt;</w:t>
      </w:r>
      <w:r w:rsidR="00AF00BF">
        <w:t xml:space="preserve"> with the path copied in </w:t>
      </w:r>
      <w:r w:rsidR="00872B5B" w:rsidRPr="00483391">
        <w:rPr>
          <w:b/>
        </w:rPr>
        <w:t>Step</w:t>
      </w:r>
      <w:r w:rsidR="00AF00BF" w:rsidRPr="00483391">
        <w:rPr>
          <w:b/>
        </w:rPr>
        <w:t xml:space="preserve"> 5</w:t>
      </w:r>
      <w:r w:rsidR="00872B5B">
        <w:t xml:space="preserve"> above</w:t>
      </w:r>
      <w:r w:rsidR="00AF00BF">
        <w:t>.</w:t>
      </w:r>
    </w:p>
    <w:p w14:paraId="3DAD4657" w14:textId="77777777" w:rsidR="008A7FED" w:rsidRDefault="008A7FED" w:rsidP="008A7FED">
      <w:pPr>
        <w:pStyle w:val="step3"/>
        <w:numPr>
          <w:ilvl w:val="0"/>
          <w:numId w:val="0"/>
        </w:numPr>
      </w:pPr>
    </w:p>
    <w:tbl>
      <w:tblPr>
        <w:tblStyle w:val="TableGrid"/>
        <w:tblW w:w="0" w:type="auto"/>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15" w:type="dxa"/>
          <w:left w:w="115" w:type="dxa"/>
          <w:bottom w:w="115" w:type="dxa"/>
          <w:right w:w="115" w:type="dxa"/>
        </w:tblCellMar>
        <w:tblLook w:val="04A0" w:firstRow="1" w:lastRow="0" w:firstColumn="1" w:lastColumn="0" w:noHBand="0" w:noVBand="1"/>
      </w:tblPr>
      <w:tblGrid>
        <w:gridCol w:w="9355"/>
      </w:tblGrid>
      <w:tr w:rsidR="00AF00BF" w14:paraId="5E7B7963" w14:textId="77777777" w:rsidTr="008A7FED">
        <w:tc>
          <w:tcPr>
            <w:tcW w:w="9355" w:type="dxa"/>
            <w:shd w:val="clear" w:color="auto" w:fill="F2F2F2" w:themeFill="background1" w:themeFillShade="F2"/>
          </w:tcPr>
          <w:p w14:paraId="3B704E5F" w14:textId="77777777" w:rsidR="00AF00BF" w:rsidRDefault="00AF00BF" w:rsidP="00345159">
            <w:pPr>
              <w:pStyle w:val="step3"/>
              <w:numPr>
                <w:ilvl w:val="0"/>
                <w:numId w:val="0"/>
              </w:numPr>
              <w:ind w:left="288"/>
            </w:pPr>
            <w:r>
              <w:t>cd &lt;</w:t>
            </w:r>
            <w:proofErr w:type="spellStart"/>
            <w:r>
              <w:t>Directory_Path</w:t>
            </w:r>
            <w:proofErr w:type="spellEnd"/>
            <w:r>
              <w:t>&gt;</w:t>
            </w:r>
          </w:p>
        </w:tc>
      </w:tr>
    </w:tbl>
    <w:p w14:paraId="41ECB3DD" w14:textId="77777777" w:rsidR="00AF00BF" w:rsidRDefault="00AF00BF" w:rsidP="00AF00BF">
      <w:pPr>
        <w:pStyle w:val="step3"/>
        <w:numPr>
          <w:ilvl w:val="0"/>
          <w:numId w:val="0"/>
        </w:numPr>
        <w:ind w:left="288"/>
      </w:pPr>
    </w:p>
    <w:p w14:paraId="30BD0A84" w14:textId="77777777" w:rsidR="00AF00BF" w:rsidRDefault="00AF00BF" w:rsidP="008A7FED">
      <w:pPr>
        <w:pStyle w:val="step3"/>
        <w:numPr>
          <w:ilvl w:val="0"/>
          <w:numId w:val="0"/>
        </w:numPr>
        <w:ind w:left="288" w:hanging="288"/>
      </w:pPr>
      <w:r>
        <w:rPr>
          <w:noProof/>
        </w:rPr>
        <w:drawing>
          <wp:inline distT="0" distB="0" distL="0" distR="0" wp14:anchorId="786CEE97" wp14:editId="060A1E52">
            <wp:extent cx="5791200" cy="356235"/>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564"/>
                    <a:stretch/>
                  </pic:blipFill>
                  <pic:spPr bwMode="auto">
                    <a:xfrm>
                      <a:off x="0" y="0"/>
                      <a:ext cx="5791200" cy="35623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p w14:paraId="5F492CA3" w14:textId="77777777" w:rsidR="008A7FED" w:rsidRDefault="008A7FED">
      <w:pPr>
        <w:rPr>
          <w:rFonts w:ascii="Open Sans" w:eastAsia="Open Sans" w:hAnsi="Open Sans" w:cs="Open Sans"/>
          <w:color w:val="444444"/>
          <w:szCs w:val="24"/>
        </w:rPr>
      </w:pPr>
      <w:r>
        <w:br w:type="page"/>
      </w:r>
    </w:p>
    <w:p w14:paraId="15425C62" w14:textId="0070FB2D" w:rsidR="00AF00BF" w:rsidRDefault="002A164A" w:rsidP="00061963">
      <w:pPr>
        <w:pStyle w:val="step3"/>
        <w:numPr>
          <w:ilvl w:val="0"/>
          <w:numId w:val="11"/>
        </w:numPr>
      </w:pPr>
      <w:r>
        <w:lastRenderedPageBreak/>
        <w:t>E</w:t>
      </w:r>
      <w:r w:rsidR="00AF00BF">
        <w:t xml:space="preserve">xecute </w:t>
      </w:r>
      <w:r>
        <w:t xml:space="preserve">the </w:t>
      </w:r>
      <w:r w:rsidR="00AF00BF">
        <w:t>command</w:t>
      </w:r>
      <w:r>
        <w:t xml:space="preserve"> below</w:t>
      </w:r>
      <w:r w:rsidR="00AF00BF">
        <w:t xml:space="preserve"> in</w:t>
      </w:r>
      <w:r>
        <w:t xml:space="preserve"> the</w:t>
      </w:r>
      <w:r w:rsidR="00AF00BF">
        <w:t xml:space="preserve"> CLI to build the project.</w:t>
      </w:r>
    </w:p>
    <w:p w14:paraId="2DDED60C" w14:textId="77777777" w:rsidR="008A7FED" w:rsidRDefault="008A7FED" w:rsidP="008A7FED">
      <w:pPr>
        <w:pStyle w:val="step3"/>
        <w:numPr>
          <w:ilvl w:val="0"/>
          <w:numId w:val="0"/>
        </w:numPr>
        <w:ind w:left="288"/>
      </w:pPr>
    </w:p>
    <w:tbl>
      <w:tblPr>
        <w:tblStyle w:val="TableGrid"/>
        <w:tblW w:w="0" w:type="auto"/>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15" w:type="dxa"/>
          <w:left w:w="115" w:type="dxa"/>
          <w:bottom w:w="115" w:type="dxa"/>
          <w:right w:w="115" w:type="dxa"/>
        </w:tblCellMar>
        <w:tblLook w:val="04A0" w:firstRow="1" w:lastRow="0" w:firstColumn="1" w:lastColumn="0" w:noHBand="0" w:noVBand="1"/>
      </w:tblPr>
      <w:tblGrid>
        <w:gridCol w:w="9355"/>
      </w:tblGrid>
      <w:tr w:rsidR="00AF00BF" w14:paraId="4C275F69" w14:textId="77777777" w:rsidTr="008A7FED">
        <w:tc>
          <w:tcPr>
            <w:tcW w:w="9355" w:type="dxa"/>
            <w:shd w:val="clear" w:color="auto" w:fill="F2F2F2" w:themeFill="background1" w:themeFillShade="F2"/>
          </w:tcPr>
          <w:p w14:paraId="58C657E9" w14:textId="77777777" w:rsidR="00AF00BF" w:rsidRDefault="00AF00BF" w:rsidP="00345159">
            <w:pPr>
              <w:pStyle w:val="step3"/>
              <w:numPr>
                <w:ilvl w:val="0"/>
                <w:numId w:val="0"/>
              </w:numPr>
              <w:ind w:left="288"/>
            </w:pPr>
            <w:proofErr w:type="spellStart"/>
            <w:r>
              <w:t>mvn</w:t>
            </w:r>
            <w:proofErr w:type="spellEnd"/>
            <w:r>
              <w:t xml:space="preserve"> clean install</w:t>
            </w:r>
          </w:p>
        </w:tc>
      </w:tr>
    </w:tbl>
    <w:p w14:paraId="1D8409DA" w14:textId="77777777" w:rsidR="008A7FED" w:rsidRDefault="008A7FED" w:rsidP="008A7FED">
      <w:pPr>
        <w:pStyle w:val="step3"/>
        <w:numPr>
          <w:ilvl w:val="0"/>
          <w:numId w:val="0"/>
        </w:numPr>
        <w:ind w:left="288"/>
      </w:pPr>
    </w:p>
    <w:p w14:paraId="6D7AA757" w14:textId="0960A1E0" w:rsidR="00AF00BF" w:rsidRDefault="00AF00BF" w:rsidP="00061963">
      <w:pPr>
        <w:pStyle w:val="step3"/>
        <w:numPr>
          <w:ilvl w:val="0"/>
          <w:numId w:val="11"/>
        </w:numPr>
      </w:pPr>
      <w:r>
        <w:t>After successful</w:t>
      </w:r>
      <w:r w:rsidR="002A164A">
        <w:t>ly</w:t>
      </w:r>
      <w:r>
        <w:t xml:space="preserve"> building </w:t>
      </w:r>
      <w:r w:rsidR="002A164A">
        <w:t xml:space="preserve">the </w:t>
      </w:r>
      <w:r>
        <w:t>project</w:t>
      </w:r>
      <w:r w:rsidR="002A164A">
        <w:t>, the</w:t>
      </w:r>
      <w:r>
        <w:t xml:space="preserve"> </w:t>
      </w:r>
      <w:proofErr w:type="spellStart"/>
      <w:r w:rsidRPr="00AF00BF">
        <w:rPr>
          <w:b/>
        </w:rPr>
        <w:t>CloudBeamAutomation.war</w:t>
      </w:r>
      <w:proofErr w:type="spellEnd"/>
      <w:r>
        <w:t xml:space="preserve"> file will be created in </w:t>
      </w:r>
      <w:proofErr w:type="spellStart"/>
      <w:r w:rsidRPr="00AF00BF">
        <w:rPr>
          <w:b/>
        </w:rPr>
        <w:t>CloudBeamAutomation</w:t>
      </w:r>
      <w:proofErr w:type="spellEnd"/>
      <w:r w:rsidRPr="00AF00BF">
        <w:rPr>
          <w:b/>
        </w:rPr>
        <w:t>\target</w:t>
      </w:r>
      <w:r>
        <w:t xml:space="preserve"> directory.</w:t>
      </w:r>
    </w:p>
    <w:p w14:paraId="1572A8D2" w14:textId="77777777" w:rsidR="008A7FED" w:rsidRDefault="008A7FED" w:rsidP="008A7FED">
      <w:pPr>
        <w:pStyle w:val="step3"/>
        <w:numPr>
          <w:ilvl w:val="0"/>
          <w:numId w:val="0"/>
        </w:numPr>
        <w:ind w:left="288"/>
      </w:pPr>
    </w:p>
    <w:p w14:paraId="6AC34FA3" w14:textId="02EA4EF8" w:rsidR="00570A72" w:rsidRDefault="00570A72" w:rsidP="00061963">
      <w:pPr>
        <w:pStyle w:val="step3"/>
        <w:numPr>
          <w:ilvl w:val="0"/>
          <w:numId w:val="11"/>
        </w:numPr>
        <w:rPr>
          <w:b/>
        </w:rPr>
      </w:pPr>
      <w:r>
        <w:t xml:space="preserve">This </w:t>
      </w:r>
      <w:proofErr w:type="spellStart"/>
      <w:r w:rsidRPr="00AF00BF">
        <w:rPr>
          <w:b/>
        </w:rPr>
        <w:t>CloudBeamAutomation.war</w:t>
      </w:r>
      <w:proofErr w:type="spellEnd"/>
      <w:r>
        <w:rPr>
          <w:b/>
        </w:rPr>
        <w:t xml:space="preserve"> </w:t>
      </w:r>
      <w:r w:rsidR="002A164A">
        <w:rPr>
          <w:b/>
        </w:rPr>
        <w:t xml:space="preserve">file </w:t>
      </w:r>
      <w:r>
        <w:t xml:space="preserve">will be used to run </w:t>
      </w:r>
      <w:r w:rsidR="002A164A">
        <w:t xml:space="preserve">the </w:t>
      </w:r>
      <w:r>
        <w:t xml:space="preserve">slave application on </w:t>
      </w:r>
      <w:r w:rsidR="002A164A">
        <w:t xml:space="preserve">the </w:t>
      </w:r>
      <w:r w:rsidRPr="00570A72">
        <w:rPr>
          <w:b/>
        </w:rPr>
        <w:t xml:space="preserve">ATTUNITY </w:t>
      </w:r>
      <w:proofErr w:type="spellStart"/>
      <w:r w:rsidRPr="00570A72">
        <w:rPr>
          <w:b/>
        </w:rPr>
        <w:t>CloudBeam</w:t>
      </w:r>
      <w:proofErr w:type="spellEnd"/>
      <w:r w:rsidRPr="00570A72">
        <w:rPr>
          <w:b/>
        </w:rPr>
        <w:t xml:space="preserve"> EC2 instance</w:t>
      </w:r>
    </w:p>
    <w:p w14:paraId="61D307C4" w14:textId="77777777" w:rsidR="00570A72" w:rsidRDefault="00570A72">
      <w:pPr>
        <w:rPr>
          <w:rFonts w:ascii="Open Sans" w:eastAsia="Open Sans" w:hAnsi="Open Sans" w:cs="Open Sans"/>
          <w:b/>
          <w:color w:val="444444"/>
          <w:szCs w:val="24"/>
        </w:rPr>
      </w:pPr>
      <w:r>
        <w:rPr>
          <w:b/>
        </w:rPr>
        <w:br w:type="page"/>
      </w:r>
    </w:p>
    <w:p w14:paraId="77DDC517" w14:textId="77777777" w:rsidR="00570A72" w:rsidRDefault="00570A72" w:rsidP="00061963">
      <w:pPr>
        <w:pStyle w:val="DocH2"/>
        <w:numPr>
          <w:ilvl w:val="1"/>
          <w:numId w:val="2"/>
        </w:numPr>
      </w:pPr>
      <w:bookmarkStart w:id="177" w:name="_Toc467687824"/>
      <w:r>
        <w:lastRenderedPageBreak/>
        <w:t xml:space="preserve">Publish Slave Web Application on ATTUNITY </w:t>
      </w:r>
      <w:proofErr w:type="spellStart"/>
      <w:r>
        <w:t>CloudBeam</w:t>
      </w:r>
      <w:bookmarkEnd w:id="177"/>
      <w:proofErr w:type="spellEnd"/>
    </w:p>
    <w:p w14:paraId="11DEE9DC" w14:textId="604635E6" w:rsidR="00570A72" w:rsidRPr="008A7FED" w:rsidRDefault="00AF00BF" w:rsidP="00061963">
      <w:pPr>
        <w:pStyle w:val="step3"/>
        <w:numPr>
          <w:ilvl w:val="0"/>
          <w:numId w:val="12"/>
        </w:numPr>
      </w:pPr>
      <w:r>
        <w:t xml:space="preserve">Make </w:t>
      </w:r>
      <w:r w:rsidR="00971066">
        <w:t xml:space="preserve">a </w:t>
      </w:r>
      <w:r>
        <w:t xml:space="preserve">remote desktop connection to </w:t>
      </w:r>
      <w:r w:rsidR="00971066">
        <w:t xml:space="preserve">the </w:t>
      </w:r>
      <w:r w:rsidRPr="004A052D">
        <w:rPr>
          <w:b/>
        </w:rPr>
        <w:t xml:space="preserve">ATTUNITY </w:t>
      </w:r>
      <w:proofErr w:type="spellStart"/>
      <w:r w:rsidRPr="004A052D">
        <w:rPr>
          <w:b/>
        </w:rPr>
        <w:t>CloudBeam</w:t>
      </w:r>
      <w:proofErr w:type="spellEnd"/>
      <w:r w:rsidRPr="004A052D">
        <w:rPr>
          <w:b/>
        </w:rPr>
        <w:t xml:space="preserve"> EC2 instance</w:t>
      </w:r>
    </w:p>
    <w:p w14:paraId="2FBE62FB" w14:textId="77777777" w:rsidR="008A7FED" w:rsidRPr="004A052D" w:rsidRDefault="008A7FED" w:rsidP="008A7FED">
      <w:pPr>
        <w:pStyle w:val="step3"/>
        <w:numPr>
          <w:ilvl w:val="0"/>
          <w:numId w:val="0"/>
        </w:numPr>
        <w:ind w:left="288"/>
      </w:pPr>
    </w:p>
    <w:p w14:paraId="35E80AA8" w14:textId="2483D6BF" w:rsidR="004A052D" w:rsidRDefault="004A052D" w:rsidP="00061963">
      <w:pPr>
        <w:pStyle w:val="step3"/>
        <w:numPr>
          <w:ilvl w:val="0"/>
          <w:numId w:val="11"/>
        </w:numPr>
      </w:pPr>
      <w:r>
        <w:t>Open</w:t>
      </w:r>
      <w:r w:rsidR="00971066">
        <w:t xml:space="preserve"> the</w:t>
      </w:r>
      <w:r>
        <w:t xml:space="preserve"> </w:t>
      </w:r>
      <w:proofErr w:type="spellStart"/>
      <w:r w:rsidRPr="00570A72">
        <w:rPr>
          <w:b/>
        </w:rPr>
        <w:t>webapps</w:t>
      </w:r>
      <w:proofErr w:type="spellEnd"/>
      <w:r>
        <w:t xml:space="preserve"> directory </w:t>
      </w:r>
      <w:r w:rsidR="00971066">
        <w:t xml:space="preserve">located </w:t>
      </w:r>
      <w:r>
        <w:t>inside</w:t>
      </w:r>
      <w:r w:rsidR="00971066">
        <w:t xml:space="preserve"> the</w:t>
      </w:r>
      <w:r>
        <w:t xml:space="preserve"> </w:t>
      </w:r>
      <w:r w:rsidRPr="00570A72">
        <w:rPr>
          <w:b/>
        </w:rPr>
        <w:t>Tomcat installation directory</w:t>
      </w:r>
      <w:r>
        <w:t xml:space="preserve"> (i.e. </w:t>
      </w:r>
      <w:r w:rsidRPr="00D179B9">
        <w:t>C:\Program Files\Apache Software Foundation\Tomcat 8.5\</w:t>
      </w:r>
      <w:proofErr w:type="spellStart"/>
      <w:r>
        <w:t>webapps</w:t>
      </w:r>
      <w:proofErr w:type="spellEnd"/>
      <w:r>
        <w:t xml:space="preserve">) of </w:t>
      </w:r>
      <w:r w:rsidR="00971066">
        <w:t xml:space="preserve">the </w:t>
      </w:r>
      <w:r>
        <w:t xml:space="preserve">ATTUNITY </w:t>
      </w:r>
      <w:proofErr w:type="spellStart"/>
      <w:r>
        <w:t>CloudBeam</w:t>
      </w:r>
      <w:proofErr w:type="spellEnd"/>
      <w:r>
        <w:t xml:space="preserve"> EC2 instance.</w:t>
      </w:r>
    </w:p>
    <w:p w14:paraId="21ED8FD9" w14:textId="77777777" w:rsidR="008A7FED" w:rsidRDefault="008A7FED" w:rsidP="008A7FED">
      <w:pPr>
        <w:pStyle w:val="step3"/>
        <w:numPr>
          <w:ilvl w:val="0"/>
          <w:numId w:val="0"/>
        </w:numPr>
        <w:ind w:left="288"/>
      </w:pPr>
    </w:p>
    <w:p w14:paraId="31B42FE1" w14:textId="2638F7A3" w:rsidR="00AF00BF" w:rsidRDefault="00570A72" w:rsidP="00061963">
      <w:pPr>
        <w:pStyle w:val="step3"/>
        <w:numPr>
          <w:ilvl w:val="0"/>
          <w:numId w:val="12"/>
        </w:numPr>
      </w:pPr>
      <w:r>
        <w:t>C</w:t>
      </w:r>
      <w:r w:rsidR="004A052D">
        <w:t>opy</w:t>
      </w:r>
      <w:r w:rsidR="00971066">
        <w:t xml:space="preserve"> the</w:t>
      </w:r>
      <w:r w:rsidR="004A052D">
        <w:t xml:space="preserve"> </w:t>
      </w:r>
      <w:proofErr w:type="spellStart"/>
      <w:r w:rsidRPr="004A052D">
        <w:rPr>
          <w:b/>
        </w:rPr>
        <w:t>CloudBeamAutomation.war</w:t>
      </w:r>
      <w:proofErr w:type="spellEnd"/>
      <w:r>
        <w:t xml:space="preserve"> </w:t>
      </w:r>
      <w:r w:rsidR="00AF00BF">
        <w:t xml:space="preserve">file </w:t>
      </w:r>
      <w:r w:rsidR="00971066">
        <w:t>located in the</w:t>
      </w:r>
      <w:r w:rsidR="004A052D">
        <w:t xml:space="preserve"> TIBCO </w:t>
      </w:r>
      <w:proofErr w:type="spellStart"/>
      <w:r w:rsidR="004A052D">
        <w:t>Spotfire</w:t>
      </w:r>
      <w:proofErr w:type="spellEnd"/>
      <w:r w:rsidR="004A052D">
        <w:t xml:space="preserve"> instance </w:t>
      </w:r>
      <w:r w:rsidR="00AF00BF">
        <w:t xml:space="preserve">to </w:t>
      </w:r>
      <w:r w:rsidR="00971066">
        <w:t xml:space="preserve">the </w:t>
      </w:r>
      <w:proofErr w:type="spellStart"/>
      <w:r w:rsidR="00AF00BF" w:rsidRPr="004A052D">
        <w:rPr>
          <w:b/>
        </w:rPr>
        <w:t>webapps</w:t>
      </w:r>
      <w:proofErr w:type="spellEnd"/>
      <w:r w:rsidR="00AF00BF">
        <w:t xml:space="preserve"> directory</w:t>
      </w:r>
      <w:r w:rsidR="00971066">
        <w:t>.</w:t>
      </w:r>
      <w:r w:rsidR="00AF00BF">
        <w:t xml:space="preserve"> </w:t>
      </w:r>
      <w:r w:rsidR="00971066">
        <w:t xml:space="preserve">Open it in the </w:t>
      </w:r>
      <w:r>
        <w:t xml:space="preserve">ATTUNITY </w:t>
      </w:r>
      <w:proofErr w:type="spellStart"/>
      <w:r>
        <w:t>CloudBeam</w:t>
      </w:r>
      <w:proofErr w:type="spellEnd"/>
      <w:r>
        <w:t xml:space="preserve"> EC2 instance.</w:t>
      </w:r>
    </w:p>
    <w:p w14:paraId="689D9F7B" w14:textId="77777777" w:rsidR="008A7FED" w:rsidRDefault="008A7FED" w:rsidP="008A7FED">
      <w:pPr>
        <w:pStyle w:val="step3"/>
        <w:numPr>
          <w:ilvl w:val="0"/>
          <w:numId w:val="0"/>
        </w:numPr>
        <w:ind w:left="288"/>
      </w:pPr>
    </w:p>
    <w:p w14:paraId="01FC1C3C" w14:textId="6D993E6B" w:rsidR="00570A72" w:rsidRDefault="00971066" w:rsidP="00061963">
      <w:pPr>
        <w:pStyle w:val="step3"/>
        <w:numPr>
          <w:ilvl w:val="0"/>
          <w:numId w:val="11"/>
        </w:numPr>
      </w:pPr>
      <w:r>
        <w:t>S</w:t>
      </w:r>
      <w:r w:rsidR="00570A72">
        <w:t xml:space="preserve">tart </w:t>
      </w:r>
      <w:r>
        <w:t xml:space="preserve">the </w:t>
      </w:r>
      <w:r w:rsidR="00570A72">
        <w:t xml:space="preserve">Tomcat server </w:t>
      </w:r>
      <w:r w:rsidR="005F416D">
        <w:t xml:space="preserve">in the </w:t>
      </w:r>
      <w:r w:rsidR="00570A72">
        <w:t xml:space="preserve">ATTUNITY </w:t>
      </w:r>
      <w:proofErr w:type="spellStart"/>
      <w:r w:rsidR="00570A72">
        <w:t>CloudBeam</w:t>
      </w:r>
      <w:proofErr w:type="spellEnd"/>
      <w:r w:rsidR="00570A72">
        <w:t xml:space="preserve"> EC2 instance, by running </w:t>
      </w:r>
      <w:r w:rsidR="005F416D">
        <w:t xml:space="preserve">the </w:t>
      </w:r>
      <w:r w:rsidR="00570A72" w:rsidRPr="00570A72">
        <w:rPr>
          <w:b/>
        </w:rPr>
        <w:t>Tomcat executable</w:t>
      </w:r>
      <w:r w:rsidR="00570A72">
        <w:t xml:space="preserve"> file (TomcatX.exe, X is version number) </w:t>
      </w:r>
      <w:r w:rsidR="005F416D">
        <w:t xml:space="preserve">located </w:t>
      </w:r>
      <w:r w:rsidR="00570A72">
        <w:t>inside</w:t>
      </w:r>
      <w:r w:rsidR="005F416D">
        <w:t xml:space="preserve"> the</w:t>
      </w:r>
      <w:r w:rsidR="00570A72">
        <w:t xml:space="preserve"> </w:t>
      </w:r>
      <w:r w:rsidR="00570A72" w:rsidRPr="00570A72">
        <w:rPr>
          <w:b/>
        </w:rPr>
        <w:t>bin</w:t>
      </w:r>
      <w:r w:rsidR="00570A72">
        <w:t xml:space="preserve"> directory of </w:t>
      </w:r>
      <w:r w:rsidR="005F416D">
        <w:t xml:space="preserve">the </w:t>
      </w:r>
      <w:r w:rsidR="00570A72">
        <w:t xml:space="preserve">Tomcat installation directory (i.e. </w:t>
      </w:r>
      <w:r w:rsidR="00570A72" w:rsidRPr="00D179B9">
        <w:t>C:\Program Files\Apache Software Foundation\Tomcat 8.5\</w:t>
      </w:r>
      <w:r w:rsidR="00570A72">
        <w:t>bin)</w:t>
      </w:r>
      <w:r w:rsidR="004A052D">
        <w:t>.</w:t>
      </w:r>
    </w:p>
    <w:p w14:paraId="3FD3E883" w14:textId="2AFC81F6" w:rsidR="00570A72" w:rsidRDefault="00570A72" w:rsidP="00D14B52">
      <w:pPr>
        <w:pStyle w:val="step3"/>
        <w:numPr>
          <w:ilvl w:val="0"/>
          <w:numId w:val="21"/>
        </w:numPr>
      </w:pPr>
      <w:r>
        <w:t xml:space="preserve">After </w:t>
      </w:r>
      <w:r w:rsidR="00FF51A5">
        <w:t xml:space="preserve">a </w:t>
      </w:r>
      <w:r>
        <w:t xml:space="preserve">successful initiation of </w:t>
      </w:r>
      <w:r w:rsidR="00FF51A5">
        <w:t xml:space="preserve">the </w:t>
      </w:r>
      <w:r>
        <w:t>Tomcat Server</w:t>
      </w:r>
      <w:r w:rsidR="00FF51A5">
        <w:t>,</w:t>
      </w:r>
      <w:r>
        <w:t xml:space="preserve"> </w:t>
      </w:r>
      <w:r w:rsidR="00FF51A5">
        <w:t>click on the</w:t>
      </w:r>
      <w:r>
        <w:t xml:space="preserve"> URL </w:t>
      </w:r>
      <w:r w:rsidR="00FF51A5">
        <w:t xml:space="preserve">below </w:t>
      </w:r>
      <w:r>
        <w:t>to access</w:t>
      </w:r>
      <w:r w:rsidR="00FF51A5">
        <w:t xml:space="preserve"> the</w:t>
      </w:r>
      <w:r>
        <w:t xml:space="preserve"> slave web app in </w:t>
      </w:r>
      <w:r w:rsidR="00FF51A5">
        <w:t xml:space="preserve">the </w:t>
      </w:r>
      <w:r>
        <w:t xml:space="preserve">ATTUNITY </w:t>
      </w:r>
      <w:proofErr w:type="spellStart"/>
      <w:r>
        <w:t>CloudBeam</w:t>
      </w:r>
      <w:proofErr w:type="spellEnd"/>
      <w:r>
        <w:t xml:space="preserve"> EC2 instance.</w:t>
      </w:r>
    </w:p>
    <w:p w14:paraId="3F8BC4B5" w14:textId="77777777" w:rsidR="004A052D" w:rsidRDefault="004A052D" w:rsidP="00570A72">
      <w:pPr>
        <w:pStyle w:val="step3"/>
        <w:numPr>
          <w:ilvl w:val="0"/>
          <w:numId w:val="0"/>
        </w:numPr>
        <w:ind w:left="288"/>
      </w:pPr>
    </w:p>
    <w:tbl>
      <w:tblPr>
        <w:tblStyle w:val="TableGrid"/>
        <w:tblW w:w="0" w:type="auto"/>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15" w:type="dxa"/>
          <w:left w:w="115" w:type="dxa"/>
          <w:bottom w:w="115" w:type="dxa"/>
          <w:right w:w="115" w:type="dxa"/>
        </w:tblCellMar>
        <w:tblLook w:val="04A0" w:firstRow="1" w:lastRow="0" w:firstColumn="1" w:lastColumn="0" w:noHBand="0" w:noVBand="1"/>
      </w:tblPr>
      <w:tblGrid>
        <w:gridCol w:w="9355"/>
      </w:tblGrid>
      <w:tr w:rsidR="004A052D" w14:paraId="350AB4AE" w14:textId="77777777" w:rsidTr="00D14B52">
        <w:trPr>
          <w:trHeight w:val="289"/>
        </w:trPr>
        <w:tc>
          <w:tcPr>
            <w:tcW w:w="9355" w:type="dxa"/>
            <w:shd w:val="clear" w:color="auto" w:fill="F2F2F2" w:themeFill="background1" w:themeFillShade="F2"/>
          </w:tcPr>
          <w:p w14:paraId="7006196F" w14:textId="48AEE6FB" w:rsidR="004A052D" w:rsidRDefault="00FA7BD8" w:rsidP="00345159">
            <w:pPr>
              <w:pStyle w:val="step3"/>
              <w:numPr>
                <w:ilvl w:val="0"/>
                <w:numId w:val="0"/>
              </w:numPr>
              <w:ind w:left="288"/>
            </w:pPr>
            <w:ins w:id="178" w:author="Abhinandan" w:date="2016-12-20T16:16:00Z">
              <w:r>
                <w:fldChar w:fldCharType="begin"/>
              </w:r>
              <w:r>
                <w:instrText xml:space="preserve"> HYPERLINK "</w:instrText>
              </w:r>
            </w:ins>
            <w:r w:rsidRPr="004A052D">
              <w:instrText>http://localhost:8080/CloudBeamAutomation/Automation</w:instrText>
            </w:r>
            <w:ins w:id="179" w:author="Abhinandan" w:date="2016-12-20T16:16:00Z">
              <w:r>
                <w:instrText xml:space="preserve">" </w:instrText>
              </w:r>
              <w:r>
                <w:fldChar w:fldCharType="separate"/>
              </w:r>
            </w:ins>
            <w:r w:rsidRPr="00676154">
              <w:rPr>
                <w:rStyle w:val="Hyperlink"/>
              </w:rPr>
              <w:t>http://localhost:8080/CloudBeamAutomation/Automation</w:t>
            </w:r>
            <w:ins w:id="180" w:author="Abhinandan" w:date="2016-12-20T16:16:00Z">
              <w:r>
                <w:fldChar w:fldCharType="end"/>
              </w:r>
            </w:ins>
          </w:p>
        </w:tc>
      </w:tr>
    </w:tbl>
    <w:p w14:paraId="76C24CB3" w14:textId="77777777" w:rsidR="004A052D" w:rsidRDefault="004A052D" w:rsidP="00570A72">
      <w:pPr>
        <w:pStyle w:val="step3"/>
        <w:numPr>
          <w:ilvl w:val="0"/>
          <w:numId w:val="0"/>
        </w:numPr>
        <w:ind w:left="288"/>
      </w:pPr>
    </w:p>
    <w:p w14:paraId="170578E6" w14:textId="1597A86D" w:rsidR="004A052D" w:rsidRDefault="004A052D" w:rsidP="00570A72">
      <w:pPr>
        <w:pStyle w:val="step3"/>
        <w:numPr>
          <w:ilvl w:val="0"/>
          <w:numId w:val="0"/>
        </w:numPr>
        <w:ind w:left="288"/>
      </w:pPr>
      <w:r>
        <w:t xml:space="preserve">You will see following message </w:t>
      </w:r>
      <w:r w:rsidR="00FF51A5">
        <w:t xml:space="preserve">in the </w:t>
      </w:r>
      <w:r>
        <w:t>web browser:</w:t>
      </w:r>
    </w:p>
    <w:p w14:paraId="47FBCB6C" w14:textId="77777777" w:rsidR="004A052D" w:rsidRDefault="004A052D" w:rsidP="00570A72">
      <w:pPr>
        <w:pStyle w:val="step3"/>
        <w:numPr>
          <w:ilvl w:val="0"/>
          <w:numId w:val="0"/>
        </w:numPr>
        <w:ind w:left="288"/>
      </w:pPr>
    </w:p>
    <w:p w14:paraId="21B7CD19" w14:textId="77777777" w:rsidR="004A052D" w:rsidRDefault="004A052D" w:rsidP="008A7FED">
      <w:pPr>
        <w:pStyle w:val="step3"/>
        <w:numPr>
          <w:ilvl w:val="0"/>
          <w:numId w:val="0"/>
        </w:numPr>
        <w:ind w:left="288" w:hanging="288"/>
      </w:pPr>
      <w:r>
        <w:rPr>
          <w:noProof/>
        </w:rPr>
        <w:drawing>
          <wp:inline distT="0" distB="0" distL="0" distR="0" wp14:anchorId="4D39E3B7" wp14:editId="40E1B899">
            <wp:extent cx="4572000" cy="943308"/>
            <wp:effectExtent l="19050" t="19050" r="19050" b="2857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7864" cy="950708"/>
                    </a:xfrm>
                    <a:prstGeom prst="rect">
                      <a:avLst/>
                    </a:prstGeom>
                    <a:ln>
                      <a:solidFill>
                        <a:schemeClr val="tx1"/>
                      </a:solidFill>
                    </a:ln>
                  </pic:spPr>
                </pic:pic>
              </a:graphicData>
            </a:graphic>
          </wp:inline>
        </w:drawing>
      </w:r>
    </w:p>
    <w:p w14:paraId="2343E9E9" w14:textId="77777777" w:rsidR="008A7FED" w:rsidRDefault="008A7FED">
      <w:pPr>
        <w:rPr>
          <w:rFonts w:ascii="Open Sans" w:eastAsia="Open Sans" w:hAnsi="Open Sans" w:cs="Open Sans"/>
          <w:color w:val="444444"/>
          <w:szCs w:val="24"/>
        </w:rPr>
      </w:pPr>
      <w:r>
        <w:br w:type="page"/>
      </w:r>
    </w:p>
    <w:p w14:paraId="7F716176" w14:textId="77777777" w:rsidR="00474DE7" w:rsidRDefault="00474DE7" w:rsidP="00061963">
      <w:pPr>
        <w:pStyle w:val="DocH2"/>
        <w:numPr>
          <w:ilvl w:val="1"/>
          <w:numId w:val="2"/>
        </w:numPr>
      </w:pPr>
      <w:bookmarkStart w:id="181" w:name="_Toc467687825"/>
      <w:r>
        <w:lastRenderedPageBreak/>
        <w:t xml:space="preserve">Add Firewall rule on ATTUNITY </w:t>
      </w:r>
      <w:proofErr w:type="spellStart"/>
      <w:r>
        <w:t>CloudBeam</w:t>
      </w:r>
      <w:bookmarkEnd w:id="181"/>
      <w:proofErr w:type="spellEnd"/>
    </w:p>
    <w:p w14:paraId="3BB4F98F" w14:textId="17EFEE12" w:rsidR="00474DE7" w:rsidRDefault="00474DE7" w:rsidP="00474DE7">
      <w:pPr>
        <w:pStyle w:val="step2"/>
      </w:pPr>
      <w:r>
        <w:t xml:space="preserve">Follow </w:t>
      </w:r>
      <w:r w:rsidR="005614FC">
        <w:t xml:space="preserve">the </w:t>
      </w:r>
      <w:r>
        <w:t xml:space="preserve">steps </w:t>
      </w:r>
      <w:r w:rsidR="005614FC">
        <w:t xml:space="preserve">below </w:t>
      </w:r>
      <w:r>
        <w:t>to add</w:t>
      </w:r>
      <w:r w:rsidR="005614FC">
        <w:t xml:space="preserve"> the </w:t>
      </w:r>
      <w:r>
        <w:t>Firewall Inbound and Outbound rule on</w:t>
      </w:r>
      <w:r w:rsidR="005614FC">
        <w:t xml:space="preserve"> the</w:t>
      </w:r>
      <w:r>
        <w:t xml:space="preserve"> ATTUNITY </w:t>
      </w:r>
      <w:proofErr w:type="spellStart"/>
      <w:r>
        <w:t>CloudBeam</w:t>
      </w:r>
      <w:proofErr w:type="spellEnd"/>
      <w:r>
        <w:t xml:space="preserve"> EC2 instance to make </w:t>
      </w:r>
      <w:r w:rsidR="005614FC">
        <w:t xml:space="preserve">the </w:t>
      </w:r>
      <w:r>
        <w:t xml:space="preserve">slave web application accessible </w:t>
      </w:r>
      <w:r w:rsidR="005614FC">
        <w:t xml:space="preserve">by </w:t>
      </w:r>
      <w:r>
        <w:t xml:space="preserve">using </w:t>
      </w:r>
      <w:r w:rsidR="005614FC">
        <w:t xml:space="preserve">the same </w:t>
      </w:r>
      <w:r>
        <w:t>public IP</w:t>
      </w:r>
      <w:r w:rsidR="005614FC">
        <w:t>.</w:t>
      </w:r>
      <w:r>
        <w:t xml:space="preserve"> </w:t>
      </w:r>
    </w:p>
    <w:p w14:paraId="28D6A902" w14:textId="77777777" w:rsidR="00474DE7" w:rsidRDefault="00474DE7" w:rsidP="00474DE7">
      <w:pPr>
        <w:pStyle w:val="step2"/>
      </w:pPr>
    </w:p>
    <w:p w14:paraId="4E1E8532" w14:textId="74241E2B" w:rsidR="00474DE7" w:rsidRDefault="005614FC" w:rsidP="00061963">
      <w:pPr>
        <w:pStyle w:val="step3"/>
        <w:numPr>
          <w:ilvl w:val="0"/>
          <w:numId w:val="13"/>
        </w:numPr>
      </w:pPr>
      <w:r>
        <w:t xml:space="preserve">Click on the </w:t>
      </w:r>
      <w:r w:rsidR="00474DE7">
        <w:t xml:space="preserve">Start button on </w:t>
      </w:r>
      <w:r>
        <w:t xml:space="preserve">your </w:t>
      </w:r>
      <w:r w:rsidR="00474DE7">
        <w:t xml:space="preserve">taskbar and </w:t>
      </w:r>
      <w:r>
        <w:t xml:space="preserve">type the </w:t>
      </w:r>
      <w:r w:rsidR="00474DE7">
        <w:t xml:space="preserve">words </w:t>
      </w:r>
      <w:r w:rsidR="00474DE7" w:rsidRPr="00474DE7">
        <w:rPr>
          <w:b/>
        </w:rPr>
        <w:t>“Windows Firewall”</w:t>
      </w:r>
      <w:r w:rsidR="00474DE7">
        <w:t xml:space="preserve"> in </w:t>
      </w:r>
      <w:r>
        <w:t xml:space="preserve">the </w:t>
      </w:r>
      <w:r w:rsidR="00474DE7">
        <w:t xml:space="preserve">search box as shown in </w:t>
      </w:r>
      <w:r>
        <w:t xml:space="preserve">the </w:t>
      </w:r>
      <w:r w:rsidR="00474DE7">
        <w:t>image</w:t>
      </w:r>
      <w:r>
        <w:t xml:space="preserve"> below</w:t>
      </w:r>
      <w:r w:rsidR="00474DE7">
        <w:t>.</w:t>
      </w:r>
    </w:p>
    <w:p w14:paraId="03E8B658" w14:textId="77777777" w:rsidR="008A7FED" w:rsidRPr="00474DE7" w:rsidRDefault="008A7FED" w:rsidP="008A7FED">
      <w:pPr>
        <w:pStyle w:val="step3"/>
        <w:numPr>
          <w:ilvl w:val="0"/>
          <w:numId w:val="0"/>
        </w:numPr>
        <w:ind w:left="288"/>
      </w:pPr>
    </w:p>
    <w:p w14:paraId="11A80605" w14:textId="77777777" w:rsidR="00570A72" w:rsidRDefault="00474DE7" w:rsidP="00570A72">
      <w:pPr>
        <w:pStyle w:val="step3"/>
        <w:numPr>
          <w:ilvl w:val="0"/>
          <w:numId w:val="0"/>
        </w:numPr>
        <w:ind w:left="288" w:hanging="288"/>
      </w:pPr>
      <w:r>
        <w:rPr>
          <w:noProof/>
        </w:rPr>
        <w:drawing>
          <wp:inline distT="0" distB="0" distL="0" distR="0" wp14:anchorId="2E73AC9C" wp14:editId="26B1AD26">
            <wp:extent cx="2717609" cy="3400425"/>
            <wp:effectExtent l="19050" t="19050" r="2603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8502" cy="3426568"/>
                    </a:xfrm>
                    <a:prstGeom prst="rect">
                      <a:avLst/>
                    </a:prstGeom>
                    <a:ln>
                      <a:solidFill>
                        <a:schemeClr val="tx1"/>
                      </a:solidFill>
                    </a:ln>
                  </pic:spPr>
                </pic:pic>
              </a:graphicData>
            </a:graphic>
          </wp:inline>
        </w:drawing>
      </w:r>
    </w:p>
    <w:p w14:paraId="75FB9C32" w14:textId="77777777" w:rsidR="008A7FED" w:rsidRDefault="008A7FED">
      <w:pPr>
        <w:rPr>
          <w:rFonts w:ascii="Open Sans" w:eastAsia="Open Sans" w:hAnsi="Open Sans" w:cs="Open Sans"/>
          <w:color w:val="444444"/>
          <w:szCs w:val="24"/>
        </w:rPr>
      </w:pPr>
      <w:r>
        <w:br w:type="page"/>
      </w:r>
    </w:p>
    <w:p w14:paraId="50A414B6" w14:textId="02AFD03E" w:rsidR="00474DE7" w:rsidRDefault="00474DE7" w:rsidP="00474DE7">
      <w:pPr>
        <w:pStyle w:val="step3"/>
      </w:pPr>
      <w:r>
        <w:lastRenderedPageBreak/>
        <w:t xml:space="preserve">Select </w:t>
      </w:r>
      <w:r w:rsidR="000031E1">
        <w:t xml:space="preserve">the </w:t>
      </w:r>
      <w:r w:rsidRPr="008A7FED">
        <w:rPr>
          <w:b/>
        </w:rPr>
        <w:t>Windows Firewall and Advanced Security</w:t>
      </w:r>
      <w:r>
        <w:t xml:space="preserve"> program from </w:t>
      </w:r>
      <w:r w:rsidR="000031E1">
        <w:t xml:space="preserve">the </w:t>
      </w:r>
      <w:r>
        <w:t>Programs list.</w:t>
      </w:r>
    </w:p>
    <w:p w14:paraId="41BB6F58" w14:textId="77777777" w:rsidR="00127A75" w:rsidRDefault="00127A75" w:rsidP="00127A75">
      <w:pPr>
        <w:pStyle w:val="step3"/>
        <w:numPr>
          <w:ilvl w:val="0"/>
          <w:numId w:val="0"/>
        </w:numPr>
        <w:ind w:left="288"/>
      </w:pPr>
    </w:p>
    <w:p w14:paraId="4EAB6C05" w14:textId="77777777" w:rsidR="00474DE7" w:rsidRDefault="00474DE7" w:rsidP="00474DE7">
      <w:pPr>
        <w:pStyle w:val="step3"/>
        <w:numPr>
          <w:ilvl w:val="0"/>
          <w:numId w:val="0"/>
        </w:numPr>
      </w:pPr>
      <w:r>
        <w:rPr>
          <w:noProof/>
        </w:rPr>
        <w:drawing>
          <wp:inline distT="0" distB="0" distL="0" distR="0" wp14:anchorId="094C416E" wp14:editId="4D76DC65">
            <wp:extent cx="2694548" cy="3400425"/>
            <wp:effectExtent l="19050" t="19050" r="1079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3403" cy="3411599"/>
                    </a:xfrm>
                    <a:prstGeom prst="rect">
                      <a:avLst/>
                    </a:prstGeom>
                    <a:ln>
                      <a:solidFill>
                        <a:schemeClr val="tx1"/>
                      </a:solidFill>
                    </a:ln>
                  </pic:spPr>
                </pic:pic>
              </a:graphicData>
            </a:graphic>
          </wp:inline>
        </w:drawing>
      </w:r>
    </w:p>
    <w:p w14:paraId="215BC89F" w14:textId="77777777" w:rsidR="00127A75" w:rsidRDefault="00127A75" w:rsidP="00474DE7">
      <w:pPr>
        <w:pStyle w:val="step3"/>
        <w:numPr>
          <w:ilvl w:val="0"/>
          <w:numId w:val="0"/>
        </w:numPr>
      </w:pPr>
    </w:p>
    <w:p w14:paraId="592C3634" w14:textId="0E4AE502" w:rsidR="000E2ADE" w:rsidRDefault="000031E1" w:rsidP="000E2ADE">
      <w:pPr>
        <w:pStyle w:val="step3"/>
      </w:pPr>
      <w:r>
        <w:t xml:space="preserve">In the </w:t>
      </w:r>
      <w:r w:rsidR="000E2ADE" w:rsidRPr="000E2ADE">
        <w:rPr>
          <w:b/>
        </w:rPr>
        <w:t>Windows Firewall and Advanced Security</w:t>
      </w:r>
      <w:r w:rsidR="000E2ADE">
        <w:t xml:space="preserve"> window, select </w:t>
      </w:r>
      <w:r w:rsidR="000E2ADE" w:rsidRPr="000E2ADE">
        <w:rPr>
          <w:b/>
        </w:rPr>
        <w:t>Inbound Rules</w:t>
      </w:r>
      <w:r w:rsidR="000E2ADE">
        <w:t xml:space="preserve"> from </w:t>
      </w:r>
      <w:r w:rsidR="00240AA4">
        <w:t xml:space="preserve">the </w:t>
      </w:r>
      <w:r w:rsidR="000E2ADE">
        <w:t xml:space="preserve">left </w:t>
      </w:r>
      <w:r>
        <w:t xml:space="preserve">side </w:t>
      </w:r>
      <w:r w:rsidR="000E2ADE">
        <w:t>navigation pane.</w:t>
      </w:r>
    </w:p>
    <w:p w14:paraId="10285CCF" w14:textId="77777777" w:rsidR="00127A75" w:rsidRDefault="00127A75" w:rsidP="00127A75">
      <w:pPr>
        <w:pStyle w:val="step3"/>
        <w:numPr>
          <w:ilvl w:val="0"/>
          <w:numId w:val="0"/>
        </w:numPr>
        <w:ind w:left="288"/>
      </w:pPr>
    </w:p>
    <w:p w14:paraId="777D2499" w14:textId="77777777" w:rsidR="00474DE7" w:rsidRDefault="000E2ADE" w:rsidP="000E2ADE">
      <w:pPr>
        <w:pStyle w:val="step3"/>
        <w:numPr>
          <w:ilvl w:val="0"/>
          <w:numId w:val="0"/>
        </w:numPr>
        <w:ind w:left="288" w:hanging="288"/>
      </w:pPr>
      <w:r>
        <w:rPr>
          <w:noProof/>
        </w:rPr>
        <w:drawing>
          <wp:inline distT="0" distB="0" distL="0" distR="0" wp14:anchorId="63F1FAD0" wp14:editId="552FDB86">
            <wp:extent cx="2143125" cy="1949598"/>
            <wp:effectExtent l="19050" t="19050" r="9525" b="1270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49596" cy="1955484"/>
                    </a:xfrm>
                    <a:prstGeom prst="rect">
                      <a:avLst/>
                    </a:prstGeom>
                    <a:ln>
                      <a:solidFill>
                        <a:schemeClr val="tx1"/>
                      </a:solidFill>
                    </a:ln>
                  </pic:spPr>
                </pic:pic>
              </a:graphicData>
            </a:graphic>
          </wp:inline>
        </w:drawing>
      </w:r>
    </w:p>
    <w:p w14:paraId="16F1F2A7" w14:textId="77777777" w:rsidR="008A7FED" w:rsidRDefault="008A7FED">
      <w:pPr>
        <w:rPr>
          <w:rFonts w:ascii="Open Sans" w:eastAsia="Open Sans" w:hAnsi="Open Sans" w:cs="Open Sans"/>
          <w:color w:val="444444"/>
          <w:szCs w:val="24"/>
        </w:rPr>
      </w:pPr>
      <w:r>
        <w:br w:type="page"/>
      </w:r>
    </w:p>
    <w:p w14:paraId="5AF6A7E4" w14:textId="4C3DA41A" w:rsidR="000E2ADE" w:rsidRDefault="00033987" w:rsidP="000E2ADE">
      <w:pPr>
        <w:pStyle w:val="step3"/>
      </w:pPr>
      <w:r>
        <w:lastRenderedPageBreak/>
        <w:t>Click on the</w:t>
      </w:r>
      <w:r w:rsidR="000E2ADE">
        <w:t xml:space="preserve"> </w:t>
      </w:r>
      <w:r w:rsidR="000E2ADE" w:rsidRPr="000E2ADE">
        <w:rPr>
          <w:b/>
        </w:rPr>
        <w:t>New Rule</w:t>
      </w:r>
      <w:r w:rsidR="000E2ADE">
        <w:t xml:space="preserve"> </w:t>
      </w:r>
      <w:r>
        <w:t xml:space="preserve">link located in the </w:t>
      </w:r>
      <w:r w:rsidR="000E2ADE">
        <w:t xml:space="preserve">right pane of </w:t>
      </w:r>
      <w:r>
        <w:t xml:space="preserve">the </w:t>
      </w:r>
      <w:r w:rsidR="000E2ADE">
        <w:t>window.</w:t>
      </w:r>
    </w:p>
    <w:p w14:paraId="4393AAA6" w14:textId="77777777" w:rsidR="00127A75" w:rsidRDefault="00127A75" w:rsidP="00127A75">
      <w:pPr>
        <w:pStyle w:val="step3"/>
        <w:numPr>
          <w:ilvl w:val="0"/>
          <w:numId w:val="0"/>
        </w:numPr>
        <w:ind w:left="288"/>
      </w:pPr>
    </w:p>
    <w:p w14:paraId="13066D76" w14:textId="77777777" w:rsidR="000E2ADE" w:rsidRDefault="000E2ADE" w:rsidP="000E2ADE">
      <w:pPr>
        <w:pStyle w:val="step3"/>
        <w:numPr>
          <w:ilvl w:val="0"/>
          <w:numId w:val="0"/>
        </w:numPr>
      </w:pPr>
      <w:r>
        <w:rPr>
          <w:noProof/>
        </w:rPr>
        <w:drawing>
          <wp:inline distT="0" distB="0" distL="0" distR="0" wp14:anchorId="280574FB" wp14:editId="746577BB">
            <wp:extent cx="3228975" cy="1533955"/>
            <wp:effectExtent l="19050" t="19050" r="9525" b="2857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5702" cy="1541901"/>
                    </a:xfrm>
                    <a:prstGeom prst="rect">
                      <a:avLst/>
                    </a:prstGeom>
                    <a:ln>
                      <a:solidFill>
                        <a:schemeClr val="tx1"/>
                      </a:solidFill>
                    </a:ln>
                  </pic:spPr>
                </pic:pic>
              </a:graphicData>
            </a:graphic>
          </wp:inline>
        </w:drawing>
      </w:r>
    </w:p>
    <w:p w14:paraId="78A20275" w14:textId="77777777" w:rsidR="00127A75" w:rsidRDefault="00127A75" w:rsidP="000E2ADE">
      <w:pPr>
        <w:pStyle w:val="step3"/>
        <w:numPr>
          <w:ilvl w:val="0"/>
          <w:numId w:val="0"/>
        </w:numPr>
      </w:pPr>
    </w:p>
    <w:p w14:paraId="7A45445A" w14:textId="2665B02D" w:rsidR="000E2ADE" w:rsidRDefault="00033987" w:rsidP="000E2ADE">
      <w:pPr>
        <w:pStyle w:val="step3"/>
      </w:pPr>
      <w:r>
        <w:t xml:space="preserve">In the </w:t>
      </w:r>
      <w:r w:rsidR="000E2ADE" w:rsidRPr="008A7FED">
        <w:rPr>
          <w:b/>
        </w:rPr>
        <w:t>New Inbound Rule Wizard</w:t>
      </w:r>
      <w:r w:rsidR="000E2ADE">
        <w:t xml:space="preserve"> window</w:t>
      </w:r>
      <w:r>
        <w:t>,</w:t>
      </w:r>
      <w:r w:rsidR="000E2ADE">
        <w:t xml:space="preserve"> select </w:t>
      </w:r>
      <w:r w:rsidR="000E2ADE" w:rsidRPr="000E2ADE">
        <w:rPr>
          <w:b/>
        </w:rPr>
        <w:t>Port</w:t>
      </w:r>
      <w:r w:rsidR="000E2ADE">
        <w:t xml:space="preserve"> as </w:t>
      </w:r>
      <w:r>
        <w:t xml:space="preserve">the </w:t>
      </w:r>
      <w:r w:rsidR="000E2ADE">
        <w:t xml:space="preserve">Rule Type and </w:t>
      </w:r>
      <w:r>
        <w:t xml:space="preserve">click on the </w:t>
      </w:r>
      <w:r w:rsidR="000E2ADE" w:rsidRPr="000E2ADE">
        <w:rPr>
          <w:b/>
        </w:rPr>
        <w:t>Next</w:t>
      </w:r>
      <w:r w:rsidR="000E2ADE">
        <w:t xml:space="preserve"> button.</w:t>
      </w:r>
    </w:p>
    <w:p w14:paraId="4E5C28A8" w14:textId="77777777" w:rsidR="008A7FED" w:rsidRDefault="008A7FED" w:rsidP="008A7FED">
      <w:pPr>
        <w:pStyle w:val="step3"/>
        <w:numPr>
          <w:ilvl w:val="0"/>
          <w:numId w:val="0"/>
        </w:numPr>
        <w:ind w:left="288"/>
      </w:pPr>
    </w:p>
    <w:p w14:paraId="40908787" w14:textId="77777777" w:rsidR="000E2ADE" w:rsidRDefault="000E2ADE" w:rsidP="000E2ADE">
      <w:pPr>
        <w:pStyle w:val="step3"/>
        <w:numPr>
          <w:ilvl w:val="0"/>
          <w:numId w:val="0"/>
        </w:numPr>
      </w:pPr>
      <w:r>
        <w:rPr>
          <w:noProof/>
        </w:rPr>
        <w:drawing>
          <wp:inline distT="0" distB="0" distL="0" distR="0" wp14:anchorId="73AF23C3" wp14:editId="20FBE029">
            <wp:extent cx="3743325" cy="2971864"/>
            <wp:effectExtent l="19050" t="19050" r="9525" b="190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2778" cy="2979369"/>
                    </a:xfrm>
                    <a:prstGeom prst="rect">
                      <a:avLst/>
                    </a:prstGeom>
                    <a:ln>
                      <a:solidFill>
                        <a:schemeClr val="tx1"/>
                      </a:solidFill>
                    </a:ln>
                  </pic:spPr>
                </pic:pic>
              </a:graphicData>
            </a:graphic>
          </wp:inline>
        </w:drawing>
      </w:r>
    </w:p>
    <w:p w14:paraId="03AC1F5D" w14:textId="77777777" w:rsidR="008A7FED" w:rsidRDefault="008A7FED">
      <w:pPr>
        <w:rPr>
          <w:rFonts w:ascii="Open Sans" w:eastAsia="Open Sans" w:hAnsi="Open Sans" w:cs="Open Sans"/>
          <w:color w:val="444444"/>
          <w:szCs w:val="24"/>
        </w:rPr>
      </w:pPr>
      <w:r>
        <w:br w:type="page"/>
      </w:r>
    </w:p>
    <w:p w14:paraId="7D3BD3AD" w14:textId="26248019" w:rsidR="000E2ADE" w:rsidRDefault="00130A0F" w:rsidP="000E2ADE">
      <w:pPr>
        <w:pStyle w:val="step3"/>
      </w:pPr>
      <w:r>
        <w:lastRenderedPageBreak/>
        <w:t>O</w:t>
      </w:r>
      <w:r w:rsidR="00DC0C33">
        <w:t xml:space="preserve">n the </w:t>
      </w:r>
      <w:r w:rsidR="000E2ADE">
        <w:t>next tab</w:t>
      </w:r>
      <w:r>
        <w:t>,</w:t>
      </w:r>
      <w:r w:rsidR="000E2ADE">
        <w:t xml:space="preserve"> select </w:t>
      </w:r>
      <w:r w:rsidR="000E2ADE" w:rsidRPr="000E2ADE">
        <w:rPr>
          <w:b/>
        </w:rPr>
        <w:t>TCP</w:t>
      </w:r>
      <w:r w:rsidR="000E2ADE">
        <w:t xml:space="preserve"> protocol and enter </w:t>
      </w:r>
      <w:r w:rsidR="000E2ADE" w:rsidRPr="000E2ADE">
        <w:rPr>
          <w:b/>
        </w:rPr>
        <w:t>8080</w:t>
      </w:r>
      <w:r w:rsidR="000E2ADE">
        <w:t xml:space="preserve"> in </w:t>
      </w:r>
      <w:r w:rsidR="00DC0C33">
        <w:t xml:space="preserve">the </w:t>
      </w:r>
      <w:r w:rsidR="000E2ADE" w:rsidRPr="000E2ADE">
        <w:rPr>
          <w:b/>
        </w:rPr>
        <w:t>Specific local ports</w:t>
      </w:r>
      <w:r w:rsidR="000E2ADE">
        <w:t xml:space="preserve"> input box.</w:t>
      </w:r>
    </w:p>
    <w:p w14:paraId="7B348A15" w14:textId="77777777" w:rsidR="00127A75" w:rsidRDefault="00127A75" w:rsidP="00127A75">
      <w:pPr>
        <w:pStyle w:val="step3"/>
        <w:numPr>
          <w:ilvl w:val="0"/>
          <w:numId w:val="0"/>
        </w:numPr>
        <w:ind w:left="288"/>
      </w:pPr>
    </w:p>
    <w:p w14:paraId="29A239BF" w14:textId="77777777" w:rsidR="000E2ADE" w:rsidRDefault="000E2ADE" w:rsidP="000E2ADE">
      <w:pPr>
        <w:pStyle w:val="step3"/>
        <w:numPr>
          <w:ilvl w:val="0"/>
          <w:numId w:val="0"/>
        </w:numPr>
      </w:pPr>
      <w:r>
        <w:rPr>
          <w:noProof/>
        </w:rPr>
        <w:drawing>
          <wp:inline distT="0" distB="0" distL="0" distR="0" wp14:anchorId="79D34328" wp14:editId="38C45390">
            <wp:extent cx="4695825" cy="2158775"/>
            <wp:effectExtent l="19050" t="19050" r="9525" b="1333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1252" cy="2165867"/>
                    </a:xfrm>
                    <a:prstGeom prst="rect">
                      <a:avLst/>
                    </a:prstGeom>
                    <a:ln>
                      <a:solidFill>
                        <a:schemeClr val="tx1"/>
                      </a:solidFill>
                    </a:ln>
                  </pic:spPr>
                </pic:pic>
              </a:graphicData>
            </a:graphic>
          </wp:inline>
        </w:drawing>
      </w:r>
    </w:p>
    <w:p w14:paraId="4F8E2070" w14:textId="77777777" w:rsidR="00127A75" w:rsidRDefault="00127A75" w:rsidP="000E2ADE">
      <w:pPr>
        <w:pStyle w:val="step3"/>
        <w:numPr>
          <w:ilvl w:val="0"/>
          <w:numId w:val="0"/>
        </w:numPr>
      </w:pPr>
    </w:p>
    <w:p w14:paraId="1A7F508A" w14:textId="6152F913" w:rsidR="000E2ADE" w:rsidRDefault="00130A0F" w:rsidP="000E2ADE">
      <w:pPr>
        <w:pStyle w:val="step3"/>
      </w:pPr>
      <w:r>
        <w:t>Click on the</w:t>
      </w:r>
      <w:r w:rsidR="000E2ADE">
        <w:t xml:space="preserve"> </w:t>
      </w:r>
      <w:r w:rsidR="000E2ADE" w:rsidRPr="000E2ADE">
        <w:rPr>
          <w:b/>
        </w:rPr>
        <w:t>Next</w:t>
      </w:r>
      <w:r w:rsidR="000E2ADE">
        <w:t xml:space="preserve"> button at the bottom.</w:t>
      </w:r>
    </w:p>
    <w:p w14:paraId="21418E88" w14:textId="77777777" w:rsidR="00127A75" w:rsidRDefault="00127A75" w:rsidP="00127A75">
      <w:pPr>
        <w:pStyle w:val="step3"/>
        <w:numPr>
          <w:ilvl w:val="0"/>
          <w:numId w:val="0"/>
        </w:numPr>
        <w:ind w:left="288"/>
      </w:pPr>
    </w:p>
    <w:p w14:paraId="6B05CD6C" w14:textId="3AA78EA4" w:rsidR="000E2ADE" w:rsidRDefault="00E820C3" w:rsidP="000E2ADE">
      <w:pPr>
        <w:pStyle w:val="step3"/>
      </w:pPr>
      <w:r>
        <w:t>On</w:t>
      </w:r>
      <w:r w:rsidR="000E2ADE">
        <w:t xml:space="preserve"> </w:t>
      </w:r>
      <w:r w:rsidR="00130A0F">
        <w:t xml:space="preserve">the </w:t>
      </w:r>
      <w:r w:rsidR="000E2ADE" w:rsidRPr="00E820C3">
        <w:rPr>
          <w:b/>
        </w:rPr>
        <w:t>Action</w:t>
      </w:r>
      <w:r w:rsidR="000E2ADE">
        <w:t xml:space="preserve"> tab</w:t>
      </w:r>
      <w:r>
        <w:t>,</w:t>
      </w:r>
      <w:r w:rsidR="000E2ADE">
        <w:t xml:space="preserve"> select </w:t>
      </w:r>
      <w:proofErr w:type="gramStart"/>
      <w:r w:rsidR="000E2ADE" w:rsidRPr="000E2ADE">
        <w:rPr>
          <w:b/>
        </w:rPr>
        <w:t>Allow</w:t>
      </w:r>
      <w:proofErr w:type="gramEnd"/>
      <w:r w:rsidR="000E2ADE" w:rsidRPr="000E2ADE">
        <w:rPr>
          <w:b/>
        </w:rPr>
        <w:t xml:space="preserve"> the connection</w:t>
      </w:r>
      <w:r>
        <w:rPr>
          <w:b/>
        </w:rPr>
        <w:t xml:space="preserve"> </w:t>
      </w:r>
      <w:r>
        <w:t xml:space="preserve">and </w:t>
      </w:r>
      <w:r w:rsidR="00130A0F">
        <w:t xml:space="preserve">click on the </w:t>
      </w:r>
      <w:r w:rsidRPr="00E820C3">
        <w:rPr>
          <w:b/>
        </w:rPr>
        <w:t>Next</w:t>
      </w:r>
      <w:r>
        <w:t xml:space="preserve"> button</w:t>
      </w:r>
      <w:r w:rsidR="000E2ADE">
        <w:t>.</w:t>
      </w:r>
    </w:p>
    <w:p w14:paraId="58A69627" w14:textId="77777777" w:rsidR="00127A75" w:rsidRDefault="00127A75" w:rsidP="00127A75">
      <w:pPr>
        <w:pStyle w:val="step3"/>
        <w:numPr>
          <w:ilvl w:val="0"/>
          <w:numId w:val="0"/>
        </w:numPr>
        <w:ind w:left="288"/>
      </w:pPr>
    </w:p>
    <w:p w14:paraId="09DB41FE" w14:textId="77777777" w:rsidR="00E820C3" w:rsidRDefault="00E820C3" w:rsidP="00E820C3">
      <w:pPr>
        <w:pStyle w:val="step3"/>
        <w:numPr>
          <w:ilvl w:val="0"/>
          <w:numId w:val="0"/>
        </w:numPr>
      </w:pPr>
      <w:r>
        <w:rPr>
          <w:noProof/>
        </w:rPr>
        <w:drawing>
          <wp:inline distT="0" distB="0" distL="0" distR="0" wp14:anchorId="5EC682DE" wp14:editId="00976A66">
            <wp:extent cx="4200525" cy="1845359"/>
            <wp:effectExtent l="19050" t="19050" r="9525" b="2159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2674" cy="1850696"/>
                    </a:xfrm>
                    <a:prstGeom prst="rect">
                      <a:avLst/>
                    </a:prstGeom>
                    <a:ln>
                      <a:solidFill>
                        <a:schemeClr val="tx1"/>
                      </a:solidFill>
                    </a:ln>
                  </pic:spPr>
                </pic:pic>
              </a:graphicData>
            </a:graphic>
          </wp:inline>
        </w:drawing>
      </w:r>
    </w:p>
    <w:p w14:paraId="3B7F6F5C" w14:textId="77777777" w:rsidR="008A7FED" w:rsidRDefault="008A7FED">
      <w:pPr>
        <w:rPr>
          <w:rFonts w:ascii="Open Sans" w:eastAsia="Open Sans" w:hAnsi="Open Sans" w:cs="Open Sans"/>
          <w:color w:val="444444"/>
          <w:szCs w:val="24"/>
        </w:rPr>
      </w:pPr>
      <w:r>
        <w:br w:type="page"/>
      </w:r>
    </w:p>
    <w:p w14:paraId="22DFFE35" w14:textId="5E93AAB9" w:rsidR="000E2ADE" w:rsidRDefault="00E820C3" w:rsidP="00E820C3">
      <w:pPr>
        <w:pStyle w:val="step3"/>
      </w:pPr>
      <w:r>
        <w:lastRenderedPageBreak/>
        <w:t xml:space="preserve">On </w:t>
      </w:r>
      <w:r w:rsidR="00DC1D9D">
        <w:t xml:space="preserve">the </w:t>
      </w:r>
      <w:r w:rsidRPr="008A7FED">
        <w:rPr>
          <w:b/>
        </w:rPr>
        <w:t>Profile</w:t>
      </w:r>
      <w:r>
        <w:t xml:space="preserve"> tab, check all the profiles and </w:t>
      </w:r>
      <w:r w:rsidR="00DC1D9D">
        <w:t xml:space="preserve">click on the </w:t>
      </w:r>
      <w:r w:rsidRPr="008A7FED">
        <w:rPr>
          <w:b/>
        </w:rPr>
        <w:t>Next</w:t>
      </w:r>
      <w:r>
        <w:t xml:space="preserve"> button.</w:t>
      </w:r>
    </w:p>
    <w:p w14:paraId="0627EC4F" w14:textId="77777777" w:rsidR="00127A75" w:rsidRDefault="00127A75" w:rsidP="00127A75">
      <w:pPr>
        <w:pStyle w:val="step3"/>
        <w:numPr>
          <w:ilvl w:val="0"/>
          <w:numId w:val="0"/>
        </w:numPr>
        <w:ind w:left="288"/>
      </w:pPr>
    </w:p>
    <w:p w14:paraId="44A136E4" w14:textId="77777777" w:rsidR="00E820C3" w:rsidRDefault="00E820C3" w:rsidP="00E820C3">
      <w:pPr>
        <w:pStyle w:val="step3"/>
        <w:numPr>
          <w:ilvl w:val="0"/>
          <w:numId w:val="0"/>
        </w:numPr>
      </w:pPr>
      <w:r>
        <w:rPr>
          <w:noProof/>
        </w:rPr>
        <w:drawing>
          <wp:inline distT="0" distB="0" distL="0" distR="0" wp14:anchorId="4BD9862C" wp14:editId="72FD2BE3">
            <wp:extent cx="4276725" cy="1861929"/>
            <wp:effectExtent l="19050" t="19050" r="9525" b="2413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1315" cy="1872635"/>
                    </a:xfrm>
                    <a:prstGeom prst="rect">
                      <a:avLst/>
                    </a:prstGeom>
                    <a:ln>
                      <a:solidFill>
                        <a:schemeClr val="tx1"/>
                      </a:solidFill>
                    </a:ln>
                  </pic:spPr>
                </pic:pic>
              </a:graphicData>
            </a:graphic>
          </wp:inline>
        </w:drawing>
      </w:r>
    </w:p>
    <w:p w14:paraId="77C39866" w14:textId="77777777" w:rsidR="00127A75" w:rsidRDefault="00127A75" w:rsidP="00E820C3">
      <w:pPr>
        <w:pStyle w:val="step3"/>
        <w:numPr>
          <w:ilvl w:val="0"/>
          <w:numId w:val="0"/>
        </w:numPr>
      </w:pPr>
    </w:p>
    <w:p w14:paraId="25BA7D83" w14:textId="1881A904" w:rsidR="00E820C3" w:rsidRDefault="00E820C3" w:rsidP="00E820C3">
      <w:pPr>
        <w:pStyle w:val="step3"/>
      </w:pPr>
      <w:r>
        <w:t xml:space="preserve">Enter </w:t>
      </w:r>
      <w:r w:rsidR="00DC1D9D">
        <w:t xml:space="preserve">a </w:t>
      </w:r>
      <w:r>
        <w:t xml:space="preserve">suitable name and </w:t>
      </w:r>
      <w:r w:rsidR="00DC1D9D">
        <w:t xml:space="preserve">click on the </w:t>
      </w:r>
      <w:r w:rsidRPr="00E820C3">
        <w:rPr>
          <w:b/>
        </w:rPr>
        <w:t>Finish</w:t>
      </w:r>
      <w:r>
        <w:t xml:space="preserve"> button to complete the process.</w:t>
      </w:r>
    </w:p>
    <w:p w14:paraId="7E6DD930" w14:textId="77777777" w:rsidR="00127A75" w:rsidRDefault="00127A75" w:rsidP="00127A75">
      <w:pPr>
        <w:pStyle w:val="step3"/>
        <w:numPr>
          <w:ilvl w:val="0"/>
          <w:numId w:val="0"/>
        </w:numPr>
        <w:ind w:left="288"/>
      </w:pPr>
    </w:p>
    <w:p w14:paraId="5731F508" w14:textId="77777777" w:rsidR="00E820C3" w:rsidRDefault="00E820C3" w:rsidP="00127A75">
      <w:pPr>
        <w:pStyle w:val="step3"/>
        <w:numPr>
          <w:ilvl w:val="0"/>
          <w:numId w:val="0"/>
        </w:numPr>
        <w:ind w:left="288" w:hanging="288"/>
      </w:pPr>
      <w:r>
        <w:rPr>
          <w:noProof/>
        </w:rPr>
        <w:drawing>
          <wp:inline distT="0" distB="0" distL="0" distR="0" wp14:anchorId="758989F7" wp14:editId="387EB527">
            <wp:extent cx="4476750" cy="1586472"/>
            <wp:effectExtent l="19050" t="19050" r="19050" b="139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85584" cy="1589602"/>
                    </a:xfrm>
                    <a:prstGeom prst="rect">
                      <a:avLst/>
                    </a:prstGeom>
                    <a:ln>
                      <a:solidFill>
                        <a:schemeClr val="tx1"/>
                      </a:solidFill>
                    </a:ln>
                  </pic:spPr>
                </pic:pic>
              </a:graphicData>
            </a:graphic>
          </wp:inline>
        </w:drawing>
      </w:r>
    </w:p>
    <w:p w14:paraId="329211A5" w14:textId="77777777" w:rsidR="00127A75" w:rsidRDefault="00127A75" w:rsidP="00E820C3">
      <w:pPr>
        <w:pStyle w:val="step3"/>
        <w:numPr>
          <w:ilvl w:val="0"/>
          <w:numId w:val="0"/>
        </w:numPr>
        <w:ind w:left="288"/>
      </w:pPr>
    </w:p>
    <w:p w14:paraId="28BBA356" w14:textId="413DB2D4" w:rsidR="00CC3AE1" w:rsidRDefault="00E820C3" w:rsidP="00E820C3">
      <w:pPr>
        <w:pStyle w:val="step3"/>
      </w:pPr>
      <w:r>
        <w:t xml:space="preserve">Follow </w:t>
      </w:r>
      <w:r w:rsidR="00142712">
        <w:t xml:space="preserve">the </w:t>
      </w:r>
      <w:r>
        <w:t>same steps to add</w:t>
      </w:r>
      <w:r w:rsidR="00DC1D9D">
        <w:t xml:space="preserve"> an</w:t>
      </w:r>
      <w:r>
        <w:t xml:space="preserve"> </w:t>
      </w:r>
      <w:proofErr w:type="gramStart"/>
      <w:r w:rsidRPr="008A7FED">
        <w:rPr>
          <w:b/>
        </w:rPr>
        <w:t>Outbound</w:t>
      </w:r>
      <w:proofErr w:type="gramEnd"/>
      <w:r>
        <w:t xml:space="preserve"> rule for </w:t>
      </w:r>
      <w:r w:rsidR="00DC1D9D">
        <w:t xml:space="preserve">the </w:t>
      </w:r>
      <w:r w:rsidRPr="008A7FED">
        <w:rPr>
          <w:b/>
        </w:rPr>
        <w:t>TCP</w:t>
      </w:r>
      <w:r>
        <w:t xml:space="preserve"> protocol and Port Number </w:t>
      </w:r>
      <w:r w:rsidRPr="008A7FED">
        <w:rPr>
          <w:b/>
        </w:rPr>
        <w:t>8080</w:t>
      </w:r>
      <w:r>
        <w:t>.</w:t>
      </w:r>
    </w:p>
    <w:p w14:paraId="4175DD27" w14:textId="77777777" w:rsidR="00CC3AE1" w:rsidRDefault="00CC3AE1" w:rsidP="00CC3AE1">
      <w:pPr>
        <w:pStyle w:val="Heading1"/>
        <w:rPr>
          <w:rFonts w:eastAsia="Open Sans" w:cs="Open Sans"/>
          <w:color w:val="444444"/>
          <w:szCs w:val="24"/>
        </w:rPr>
      </w:pPr>
      <w:r>
        <w:br w:type="page"/>
      </w:r>
    </w:p>
    <w:p w14:paraId="61B202DF" w14:textId="77777777" w:rsidR="00CC3AE1" w:rsidRDefault="00CC3AE1" w:rsidP="00061963">
      <w:pPr>
        <w:pStyle w:val="DocH1"/>
        <w:numPr>
          <w:ilvl w:val="0"/>
          <w:numId w:val="2"/>
        </w:numPr>
      </w:pPr>
      <w:bookmarkStart w:id="182" w:name="_Toc467687826"/>
      <w:r>
        <w:lastRenderedPageBreak/>
        <w:t>Step by Step Data Pipeline Guide</w:t>
      </w:r>
      <w:bookmarkEnd w:id="182"/>
    </w:p>
    <w:p w14:paraId="05251FD3" w14:textId="11D5A29C" w:rsidR="00CC3AE1" w:rsidRDefault="00CC3AE1" w:rsidP="00142712">
      <w:pPr>
        <w:pStyle w:val="step2"/>
        <w:rPr>
          <w:rFonts w:eastAsia="Times New Roman" w:cs="Times New Roman"/>
          <w:sz w:val="24"/>
        </w:rPr>
      </w:pPr>
      <w:r w:rsidRPr="00142712">
        <w:t>This</w:t>
      </w:r>
      <w:r>
        <w:rPr>
          <w:rFonts w:eastAsia="Times New Roman" w:cs="Times New Roman"/>
          <w:sz w:val="24"/>
        </w:rPr>
        <w:t xml:space="preserve"> document demonstrates how to execute each component </w:t>
      </w:r>
      <w:r w:rsidR="006F072C">
        <w:rPr>
          <w:rFonts w:eastAsia="Times New Roman" w:cs="Times New Roman"/>
          <w:sz w:val="24"/>
        </w:rPr>
        <w:t xml:space="preserve">and </w:t>
      </w:r>
      <w:r>
        <w:rPr>
          <w:rFonts w:eastAsia="Times New Roman" w:cs="Times New Roman"/>
          <w:sz w:val="24"/>
        </w:rPr>
        <w:t>to move data from one component to another.</w:t>
      </w:r>
    </w:p>
    <w:p w14:paraId="7C4289F6" w14:textId="69E4D51F" w:rsidR="00CC3AE1" w:rsidRDefault="00CC3AE1" w:rsidP="00CC3AE1">
      <w:pPr>
        <w:shd w:val="clear" w:color="auto" w:fill="FFFFFF"/>
        <w:spacing w:beforeAutospacing="1" w:afterAutospacing="1" w:line="200" w:lineRule="atLeast"/>
        <w:rPr>
          <w:rFonts w:ascii="Open Sans" w:eastAsia="Open Sans" w:hAnsi="Open Sans" w:cs="Open Sans"/>
          <w:color w:val="444444"/>
          <w:sz w:val="24"/>
          <w:szCs w:val="24"/>
        </w:rPr>
      </w:pPr>
      <w:r w:rsidRPr="00145788">
        <w:rPr>
          <w:rFonts w:ascii="Open Sans" w:eastAsia="Open Sans" w:hAnsi="Open Sans" w:cs="Open Sans"/>
          <w:color w:val="444444"/>
          <w:sz w:val="24"/>
          <w:szCs w:val="24"/>
        </w:rPr>
        <w:t xml:space="preserve">This </w:t>
      </w:r>
      <w:r w:rsidR="00142712">
        <w:rPr>
          <w:rFonts w:ascii="Open Sans" w:eastAsia="Open Sans" w:hAnsi="Open Sans" w:cs="Open Sans"/>
          <w:color w:val="444444"/>
          <w:sz w:val="24"/>
          <w:szCs w:val="24"/>
        </w:rPr>
        <w:t>section</w:t>
      </w:r>
      <w:r w:rsidR="00142712" w:rsidRPr="00145788">
        <w:rPr>
          <w:rFonts w:ascii="Open Sans" w:eastAsia="Open Sans" w:hAnsi="Open Sans" w:cs="Open Sans"/>
          <w:color w:val="444444"/>
          <w:sz w:val="24"/>
          <w:szCs w:val="24"/>
        </w:rPr>
        <w:t xml:space="preserve"> </w:t>
      </w:r>
      <w:r w:rsidRPr="00145788">
        <w:rPr>
          <w:rFonts w:ascii="Open Sans" w:eastAsia="Open Sans" w:hAnsi="Open Sans" w:cs="Open Sans"/>
          <w:color w:val="444444"/>
          <w:sz w:val="24"/>
          <w:szCs w:val="24"/>
        </w:rPr>
        <w:t xml:space="preserve">will walk </w:t>
      </w:r>
      <w:r w:rsidR="00142712">
        <w:rPr>
          <w:rFonts w:ascii="Open Sans" w:eastAsia="Open Sans" w:hAnsi="Open Sans" w:cs="Open Sans"/>
          <w:color w:val="444444"/>
          <w:sz w:val="24"/>
          <w:szCs w:val="24"/>
        </w:rPr>
        <w:t>you</w:t>
      </w:r>
      <w:r w:rsidR="00142712" w:rsidRPr="00145788">
        <w:rPr>
          <w:rFonts w:ascii="Open Sans" w:eastAsia="Open Sans" w:hAnsi="Open Sans" w:cs="Open Sans"/>
          <w:color w:val="444444"/>
          <w:sz w:val="24"/>
          <w:szCs w:val="24"/>
        </w:rPr>
        <w:t xml:space="preserve"> </w:t>
      </w:r>
      <w:r w:rsidRPr="00145788">
        <w:rPr>
          <w:rFonts w:ascii="Open Sans" w:eastAsia="Open Sans" w:hAnsi="Open Sans" w:cs="Open Sans"/>
          <w:color w:val="444444"/>
          <w:sz w:val="24"/>
          <w:szCs w:val="24"/>
        </w:rPr>
        <w:t>through:</w:t>
      </w:r>
    </w:p>
    <w:p w14:paraId="1FB397EF" w14:textId="77777777" w:rsidR="00CC3AE1" w:rsidRDefault="00CC3AE1" w:rsidP="00CC3AE1">
      <w:pPr>
        <w:shd w:val="clear" w:color="auto" w:fill="FFFFFF"/>
        <w:spacing w:beforeAutospacing="1" w:afterAutospacing="1" w:line="200" w:lineRule="atLeast"/>
        <w:rPr>
          <w:rFonts w:ascii="Open Sans" w:eastAsia="Times New Roman" w:hAnsi="Open Sans" w:cs="Times New Roman"/>
          <w:color w:val="444444"/>
          <w:sz w:val="24"/>
          <w:szCs w:val="24"/>
        </w:rPr>
      </w:pPr>
      <w:r>
        <w:rPr>
          <w:rFonts w:ascii="Open Sans" w:eastAsia="Times New Roman" w:hAnsi="Open Sans" w:cs="Times New Roman"/>
          <w:b/>
          <w:color w:val="444444"/>
          <w:sz w:val="24"/>
          <w:szCs w:val="24"/>
        </w:rPr>
        <w:t>6.1 Step1:</w:t>
      </w:r>
      <w:r>
        <w:rPr>
          <w:rFonts w:ascii="Open Sans" w:eastAsia="Times New Roman" w:hAnsi="Open Sans" w:cs="Times New Roman"/>
          <w:color w:val="444444"/>
          <w:sz w:val="24"/>
          <w:szCs w:val="24"/>
        </w:rPr>
        <w:t xml:space="preserve"> Overview of Data Pipeline Dashboard</w:t>
      </w:r>
    </w:p>
    <w:p w14:paraId="47D85F26" w14:textId="77777777" w:rsidR="00CC3AE1" w:rsidRDefault="00CC3AE1" w:rsidP="00CC3AE1">
      <w:pPr>
        <w:shd w:val="clear" w:color="auto" w:fill="FFFFFF"/>
        <w:spacing w:beforeAutospacing="1" w:afterAutospacing="1" w:line="200" w:lineRule="atLeast"/>
        <w:rPr>
          <w:rFonts w:ascii="Open Sans" w:eastAsia="Times New Roman" w:hAnsi="Open Sans" w:cs="Times New Roman"/>
          <w:color w:val="444444"/>
          <w:sz w:val="24"/>
          <w:szCs w:val="24"/>
        </w:rPr>
      </w:pPr>
      <w:r>
        <w:rPr>
          <w:rFonts w:ascii="Open Sans" w:eastAsia="Times New Roman" w:hAnsi="Open Sans" w:cs="Times New Roman"/>
          <w:b/>
          <w:color w:val="444444"/>
          <w:sz w:val="24"/>
          <w:szCs w:val="24"/>
        </w:rPr>
        <w:t>6.2 Step 2:</w:t>
      </w:r>
      <w:r>
        <w:rPr>
          <w:rFonts w:ascii="Open Sans" w:eastAsia="Times New Roman" w:hAnsi="Open Sans" w:cs="Times New Roman"/>
          <w:color w:val="444444"/>
          <w:sz w:val="24"/>
          <w:szCs w:val="24"/>
        </w:rPr>
        <w:t xml:space="preserve"> Historical Weather Data Load</w:t>
      </w:r>
    </w:p>
    <w:p w14:paraId="52C71EE7" w14:textId="77777777" w:rsidR="00CC3AE1" w:rsidRDefault="00CC3AE1" w:rsidP="00CC3AE1">
      <w:pPr>
        <w:shd w:val="clear" w:color="auto" w:fill="FFFFFF"/>
        <w:spacing w:beforeAutospacing="1" w:afterAutospacing="1" w:line="200" w:lineRule="atLeast"/>
        <w:rPr>
          <w:rFonts w:ascii="Open Sans" w:eastAsia="Times New Roman" w:hAnsi="Open Sans" w:cs="Times New Roman"/>
          <w:color w:val="444444"/>
          <w:sz w:val="24"/>
          <w:szCs w:val="24"/>
        </w:rPr>
      </w:pPr>
      <w:r>
        <w:rPr>
          <w:rFonts w:ascii="Open Sans" w:eastAsia="Times New Roman" w:hAnsi="Open Sans" w:cs="Times New Roman"/>
          <w:b/>
          <w:color w:val="444444"/>
          <w:sz w:val="24"/>
          <w:szCs w:val="24"/>
        </w:rPr>
        <w:t>6.3 Step 3:</w:t>
      </w:r>
      <w:r>
        <w:rPr>
          <w:rFonts w:ascii="Open Sans" w:eastAsia="Times New Roman" w:hAnsi="Open Sans" w:cs="Times New Roman"/>
          <w:color w:val="444444"/>
          <w:sz w:val="24"/>
          <w:szCs w:val="24"/>
        </w:rPr>
        <w:t xml:space="preserve"> Historical Stock and Company Data Load into MySQL &amp; Stock Data into Amazon S3</w:t>
      </w:r>
    </w:p>
    <w:p w14:paraId="3BF9658D" w14:textId="77777777" w:rsidR="00CC3AE1" w:rsidRDefault="00CC3AE1" w:rsidP="00CC3AE1">
      <w:pPr>
        <w:shd w:val="clear" w:color="auto" w:fill="FFFFFF"/>
        <w:spacing w:beforeAutospacing="1" w:afterAutospacing="1" w:line="200" w:lineRule="atLeast"/>
        <w:rPr>
          <w:rFonts w:ascii="Open Sans" w:eastAsia="Times New Roman" w:hAnsi="Open Sans" w:cs="Times New Roman"/>
          <w:color w:val="444444"/>
          <w:sz w:val="24"/>
          <w:szCs w:val="24"/>
        </w:rPr>
      </w:pPr>
      <w:r>
        <w:rPr>
          <w:rFonts w:ascii="Open Sans" w:eastAsia="Times New Roman" w:hAnsi="Open Sans" w:cs="Times New Roman"/>
          <w:b/>
          <w:color w:val="444444"/>
          <w:sz w:val="24"/>
          <w:szCs w:val="24"/>
        </w:rPr>
        <w:t>6.4 Step 4:</w:t>
      </w:r>
      <w:r>
        <w:rPr>
          <w:rFonts w:ascii="Open Sans" w:eastAsia="Times New Roman" w:hAnsi="Open Sans" w:cs="Times New Roman"/>
          <w:color w:val="444444"/>
          <w:sz w:val="24"/>
          <w:szCs w:val="24"/>
        </w:rPr>
        <w:t xml:space="preserve"> Load Company Data from MySQL to Amazon RedShift using </w:t>
      </w:r>
      <w:proofErr w:type="spellStart"/>
      <w:r>
        <w:rPr>
          <w:rFonts w:ascii="Open Sans" w:eastAsia="Times New Roman" w:hAnsi="Open Sans" w:cs="Times New Roman"/>
          <w:color w:val="444444"/>
          <w:sz w:val="24"/>
          <w:szCs w:val="24"/>
        </w:rPr>
        <w:t>Attunity</w:t>
      </w:r>
      <w:proofErr w:type="spellEnd"/>
      <w:r>
        <w:rPr>
          <w:rFonts w:ascii="Open Sans" w:eastAsia="Times New Roman" w:hAnsi="Open Sans" w:cs="Times New Roman"/>
          <w:color w:val="444444"/>
          <w:sz w:val="24"/>
          <w:szCs w:val="24"/>
        </w:rPr>
        <w:t xml:space="preserve"> </w:t>
      </w:r>
      <w:proofErr w:type="spellStart"/>
      <w:r>
        <w:rPr>
          <w:rFonts w:ascii="Open Sans" w:eastAsia="Times New Roman" w:hAnsi="Open Sans" w:cs="Times New Roman"/>
          <w:color w:val="444444"/>
          <w:sz w:val="24"/>
          <w:szCs w:val="24"/>
        </w:rPr>
        <w:t>CloudBeam</w:t>
      </w:r>
      <w:proofErr w:type="spellEnd"/>
    </w:p>
    <w:p w14:paraId="69B99FB2" w14:textId="77777777" w:rsidR="00CC3AE1" w:rsidRDefault="00CC3AE1" w:rsidP="00CC3AE1">
      <w:pPr>
        <w:shd w:val="clear" w:color="auto" w:fill="FFFFFF"/>
        <w:spacing w:beforeAutospacing="1" w:afterAutospacing="1" w:line="200" w:lineRule="atLeast"/>
        <w:rPr>
          <w:rFonts w:ascii="Open Sans" w:eastAsia="Times New Roman" w:hAnsi="Open Sans" w:cs="Times New Roman"/>
          <w:color w:val="444444"/>
          <w:sz w:val="24"/>
          <w:szCs w:val="24"/>
        </w:rPr>
      </w:pPr>
      <w:r>
        <w:rPr>
          <w:rFonts w:ascii="Open Sans" w:eastAsia="Times New Roman" w:hAnsi="Open Sans" w:cs="Times New Roman"/>
          <w:b/>
          <w:color w:val="444444"/>
          <w:sz w:val="24"/>
          <w:szCs w:val="24"/>
        </w:rPr>
        <w:t>6.5 Step 5:</w:t>
      </w:r>
      <w:r>
        <w:rPr>
          <w:rFonts w:ascii="Open Sans" w:eastAsia="Times New Roman" w:hAnsi="Open Sans" w:cs="Times New Roman"/>
          <w:color w:val="444444"/>
          <w:sz w:val="24"/>
          <w:szCs w:val="24"/>
        </w:rPr>
        <w:t xml:space="preserve"> Load Stock and Weather Incremental Data</w:t>
      </w:r>
    </w:p>
    <w:p w14:paraId="113068D4" w14:textId="77777777" w:rsidR="00CC3AE1" w:rsidRDefault="00CC3AE1" w:rsidP="00CC3AE1">
      <w:pPr>
        <w:shd w:val="clear" w:color="auto" w:fill="FFFFFF"/>
        <w:spacing w:beforeAutospacing="1" w:afterAutospacing="1" w:line="200" w:lineRule="atLeast"/>
        <w:rPr>
          <w:rFonts w:ascii="Open Sans" w:eastAsia="Times New Roman" w:hAnsi="Open Sans" w:cs="Times New Roman"/>
          <w:color w:val="444444"/>
          <w:sz w:val="24"/>
          <w:szCs w:val="24"/>
        </w:rPr>
      </w:pPr>
      <w:r>
        <w:rPr>
          <w:rFonts w:ascii="Open Sans" w:eastAsia="Times New Roman" w:hAnsi="Open Sans" w:cs="Times New Roman"/>
          <w:b/>
          <w:color w:val="444444"/>
          <w:sz w:val="24"/>
          <w:szCs w:val="24"/>
        </w:rPr>
        <w:t>6.6 Step 6:</w:t>
      </w:r>
      <w:r>
        <w:rPr>
          <w:rFonts w:ascii="Open Sans" w:eastAsia="Times New Roman" w:hAnsi="Open Sans" w:cs="Times New Roman"/>
          <w:color w:val="444444"/>
          <w:sz w:val="24"/>
          <w:szCs w:val="24"/>
        </w:rPr>
        <w:t xml:space="preserve"> Start Prediction</w:t>
      </w:r>
    </w:p>
    <w:p w14:paraId="0932357B" w14:textId="77777777" w:rsidR="00CC3AE1" w:rsidRDefault="00CC3AE1" w:rsidP="00CC3AE1">
      <w:pPr>
        <w:shd w:val="clear" w:color="auto" w:fill="FFFFFF"/>
        <w:spacing w:beforeAutospacing="1" w:afterAutospacing="1" w:line="200" w:lineRule="atLeast"/>
        <w:rPr>
          <w:rFonts w:ascii="Open Sans" w:eastAsia="Times New Roman" w:hAnsi="Open Sans" w:cs="Times New Roman"/>
          <w:color w:val="444444"/>
          <w:sz w:val="24"/>
          <w:szCs w:val="24"/>
        </w:rPr>
      </w:pPr>
    </w:p>
    <w:p w14:paraId="663A6674" w14:textId="77777777" w:rsidR="008A7FED" w:rsidRDefault="008A7FED">
      <w:pPr>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br w:type="page"/>
      </w:r>
    </w:p>
    <w:p w14:paraId="697967E0" w14:textId="77777777" w:rsidR="00CC3AE1" w:rsidRDefault="00CC3AE1" w:rsidP="00061963">
      <w:pPr>
        <w:pStyle w:val="DocH2"/>
        <w:numPr>
          <w:ilvl w:val="1"/>
          <w:numId w:val="2"/>
        </w:numPr>
      </w:pPr>
      <w:bookmarkStart w:id="183" w:name="_Toc463370390"/>
      <w:bookmarkStart w:id="184" w:name="_Toc467687827"/>
      <w:bookmarkEnd w:id="183"/>
      <w:r w:rsidRPr="00CC3AE1">
        <w:lastRenderedPageBreak/>
        <w:t>Step 1: Overview of Dashboard</w:t>
      </w:r>
      <w:bookmarkEnd w:id="184"/>
    </w:p>
    <w:p w14:paraId="7192E040" w14:textId="6FB64BA0" w:rsidR="00CC3AE1" w:rsidRDefault="006F072C" w:rsidP="00CC3AE1">
      <w:pPr>
        <w:rPr>
          <w:rFonts w:ascii="Open Sans" w:hAnsi="Open Sans"/>
          <w:color w:val="404040" w:themeColor="text1" w:themeTint="BF"/>
          <w:sz w:val="24"/>
          <w:szCs w:val="24"/>
        </w:rPr>
      </w:pPr>
      <w:r>
        <w:rPr>
          <w:rFonts w:ascii="Open Sans" w:hAnsi="Open Sans"/>
          <w:color w:val="404040" w:themeColor="text1" w:themeTint="BF"/>
          <w:sz w:val="24"/>
          <w:szCs w:val="24"/>
        </w:rPr>
        <w:t xml:space="preserve">The </w:t>
      </w:r>
      <w:r w:rsidR="00CC3AE1">
        <w:rPr>
          <w:rFonts w:ascii="Open Sans" w:hAnsi="Open Sans"/>
          <w:color w:val="404040" w:themeColor="text1" w:themeTint="BF"/>
          <w:sz w:val="24"/>
          <w:szCs w:val="24"/>
        </w:rPr>
        <w:t xml:space="preserve">Data </w:t>
      </w:r>
      <w:r>
        <w:rPr>
          <w:rFonts w:ascii="Open Sans" w:hAnsi="Open Sans"/>
          <w:color w:val="404040" w:themeColor="text1" w:themeTint="BF"/>
          <w:sz w:val="24"/>
          <w:szCs w:val="24"/>
        </w:rPr>
        <w:t xml:space="preserve">Pipeline </w:t>
      </w:r>
      <w:r w:rsidR="00CC3AE1">
        <w:rPr>
          <w:rFonts w:ascii="Open Sans" w:hAnsi="Open Sans"/>
          <w:color w:val="404040" w:themeColor="text1" w:themeTint="BF"/>
          <w:sz w:val="24"/>
          <w:szCs w:val="24"/>
        </w:rPr>
        <w:t xml:space="preserve">dashboard is built to avoid manual execution. </w:t>
      </w:r>
      <w:r>
        <w:rPr>
          <w:rFonts w:ascii="Open Sans" w:hAnsi="Open Sans"/>
          <w:color w:val="404040" w:themeColor="text1" w:themeTint="BF"/>
          <w:sz w:val="24"/>
          <w:szCs w:val="24"/>
        </w:rPr>
        <w:t xml:space="preserve">The </w:t>
      </w:r>
      <w:r w:rsidR="00CC3AE1">
        <w:rPr>
          <w:rFonts w:ascii="Open Sans" w:hAnsi="Open Sans"/>
          <w:color w:val="404040" w:themeColor="text1" w:themeTint="BF"/>
          <w:sz w:val="24"/>
          <w:szCs w:val="24"/>
        </w:rPr>
        <w:t xml:space="preserve">Dashboard </w:t>
      </w:r>
      <w:r>
        <w:rPr>
          <w:rFonts w:ascii="Open Sans" w:hAnsi="Open Sans"/>
          <w:color w:val="404040" w:themeColor="text1" w:themeTint="BF"/>
          <w:sz w:val="24"/>
          <w:szCs w:val="24"/>
        </w:rPr>
        <w:t>has a</w:t>
      </w:r>
      <w:r w:rsidR="00CC3AE1">
        <w:rPr>
          <w:rFonts w:ascii="Open Sans" w:hAnsi="Open Sans"/>
          <w:color w:val="404040" w:themeColor="text1" w:themeTint="BF"/>
          <w:sz w:val="24"/>
          <w:szCs w:val="24"/>
        </w:rPr>
        <w:t xml:space="preserve"> Start button for each step and it will execute the codes </w:t>
      </w:r>
      <w:r>
        <w:rPr>
          <w:rFonts w:ascii="Open Sans" w:hAnsi="Open Sans"/>
          <w:color w:val="404040" w:themeColor="text1" w:themeTint="BF"/>
          <w:sz w:val="24"/>
          <w:szCs w:val="24"/>
        </w:rPr>
        <w:t xml:space="preserve">on </w:t>
      </w:r>
      <w:r w:rsidR="00CC3AE1">
        <w:rPr>
          <w:rFonts w:ascii="Open Sans" w:hAnsi="Open Sans"/>
          <w:color w:val="404040" w:themeColor="text1" w:themeTint="BF"/>
          <w:sz w:val="24"/>
          <w:szCs w:val="24"/>
        </w:rPr>
        <w:t>the backend.</w:t>
      </w:r>
    </w:p>
    <w:p w14:paraId="2AB1FC53" w14:textId="04F3DD92" w:rsidR="00CC3AE1" w:rsidRPr="001A7D33" w:rsidRDefault="00CC3AE1" w:rsidP="00CC3AE1">
      <w:pPr>
        <w:rPr>
          <w:rFonts w:ascii="Open Sans" w:hAnsi="Open Sans"/>
          <w:color w:val="404040" w:themeColor="text1" w:themeTint="BF"/>
          <w:sz w:val="24"/>
          <w:szCs w:val="24"/>
        </w:rPr>
      </w:pPr>
      <w:r>
        <w:rPr>
          <w:rFonts w:ascii="Open Sans" w:hAnsi="Open Sans"/>
          <w:color w:val="404040" w:themeColor="text1" w:themeTint="BF"/>
          <w:sz w:val="24"/>
          <w:szCs w:val="24"/>
        </w:rPr>
        <w:t>T</w:t>
      </w:r>
      <w:r w:rsidRPr="001A7D33">
        <w:rPr>
          <w:rFonts w:ascii="Open Sans" w:hAnsi="Open Sans"/>
          <w:color w:val="404040" w:themeColor="text1" w:themeTint="BF"/>
          <w:sz w:val="24"/>
          <w:szCs w:val="24"/>
        </w:rPr>
        <w:t xml:space="preserve">o access </w:t>
      </w:r>
      <w:r w:rsidR="006F072C">
        <w:rPr>
          <w:rFonts w:ascii="Open Sans" w:hAnsi="Open Sans"/>
          <w:color w:val="404040" w:themeColor="text1" w:themeTint="BF"/>
          <w:sz w:val="24"/>
          <w:szCs w:val="24"/>
        </w:rPr>
        <w:t>the D</w:t>
      </w:r>
      <w:r w:rsidRPr="001A7D33">
        <w:rPr>
          <w:rFonts w:ascii="Open Sans" w:hAnsi="Open Sans"/>
          <w:color w:val="404040" w:themeColor="text1" w:themeTint="BF"/>
          <w:sz w:val="24"/>
          <w:szCs w:val="24"/>
        </w:rPr>
        <w:t xml:space="preserve">ata </w:t>
      </w:r>
      <w:r w:rsidR="006F072C">
        <w:rPr>
          <w:rFonts w:ascii="Open Sans" w:hAnsi="Open Sans"/>
          <w:color w:val="404040" w:themeColor="text1" w:themeTint="BF"/>
          <w:sz w:val="24"/>
          <w:szCs w:val="24"/>
        </w:rPr>
        <w:t>P</w:t>
      </w:r>
      <w:r w:rsidR="006F072C" w:rsidRPr="001A7D33">
        <w:rPr>
          <w:rFonts w:ascii="Open Sans" w:hAnsi="Open Sans"/>
          <w:color w:val="404040" w:themeColor="text1" w:themeTint="BF"/>
          <w:sz w:val="24"/>
          <w:szCs w:val="24"/>
        </w:rPr>
        <w:t xml:space="preserve">ipeline </w:t>
      </w:r>
      <w:r w:rsidR="006F072C">
        <w:rPr>
          <w:rFonts w:ascii="Open Sans" w:hAnsi="Open Sans"/>
          <w:color w:val="404040" w:themeColor="text1" w:themeTint="BF"/>
          <w:sz w:val="24"/>
          <w:szCs w:val="24"/>
        </w:rPr>
        <w:t>D</w:t>
      </w:r>
      <w:r w:rsidR="006F072C" w:rsidRPr="001A7D33">
        <w:rPr>
          <w:rFonts w:ascii="Open Sans" w:hAnsi="Open Sans"/>
          <w:color w:val="404040" w:themeColor="text1" w:themeTint="BF"/>
          <w:sz w:val="24"/>
          <w:szCs w:val="24"/>
        </w:rPr>
        <w:t>ashboard</w:t>
      </w:r>
      <w:r w:rsidRPr="001A7D33">
        <w:rPr>
          <w:rFonts w:ascii="Open Sans" w:hAnsi="Open Sans"/>
          <w:color w:val="404040" w:themeColor="text1" w:themeTint="BF"/>
          <w:sz w:val="24"/>
          <w:szCs w:val="24"/>
        </w:rPr>
        <w:t xml:space="preserve">, </w:t>
      </w:r>
      <w:r w:rsidR="006F072C">
        <w:rPr>
          <w:rFonts w:ascii="Open Sans" w:hAnsi="Open Sans"/>
          <w:color w:val="404040" w:themeColor="text1" w:themeTint="BF"/>
          <w:sz w:val="24"/>
          <w:szCs w:val="24"/>
        </w:rPr>
        <w:t>put the</w:t>
      </w:r>
      <w:r w:rsidR="006F072C" w:rsidRPr="001A7D33">
        <w:rPr>
          <w:rFonts w:ascii="Open Sans" w:hAnsi="Open Sans"/>
          <w:color w:val="404040" w:themeColor="text1" w:themeTint="BF"/>
          <w:sz w:val="24"/>
          <w:szCs w:val="24"/>
        </w:rPr>
        <w:t xml:space="preserve"> </w:t>
      </w:r>
      <w:r>
        <w:rPr>
          <w:rFonts w:ascii="Open Sans" w:hAnsi="Open Sans"/>
          <w:color w:val="404040" w:themeColor="text1" w:themeTint="BF"/>
          <w:sz w:val="24"/>
          <w:szCs w:val="24"/>
        </w:rPr>
        <w:t xml:space="preserve">following </w:t>
      </w:r>
      <w:r w:rsidRPr="001A7D33">
        <w:rPr>
          <w:rFonts w:ascii="Open Sans" w:hAnsi="Open Sans"/>
          <w:color w:val="404040" w:themeColor="text1" w:themeTint="BF"/>
          <w:sz w:val="24"/>
          <w:szCs w:val="24"/>
        </w:rPr>
        <w:t>IP address</w:t>
      </w:r>
      <w:r w:rsidR="008F15E0">
        <w:rPr>
          <w:rFonts w:ascii="Open Sans" w:hAnsi="Open Sans"/>
          <w:color w:val="404040" w:themeColor="text1" w:themeTint="BF"/>
          <w:sz w:val="24"/>
          <w:szCs w:val="24"/>
        </w:rPr>
        <w:t>,</w:t>
      </w:r>
      <w:r w:rsidRPr="001A7D33">
        <w:rPr>
          <w:rFonts w:ascii="Open Sans" w:hAnsi="Open Sans"/>
          <w:color w:val="404040" w:themeColor="text1" w:themeTint="BF"/>
          <w:sz w:val="24"/>
          <w:szCs w:val="24"/>
        </w:rPr>
        <w:t xml:space="preserve"> with </w:t>
      </w:r>
      <w:r w:rsidR="008F15E0">
        <w:rPr>
          <w:rFonts w:ascii="Open Sans" w:hAnsi="Open Sans"/>
          <w:color w:val="404040" w:themeColor="text1" w:themeTint="BF"/>
          <w:sz w:val="24"/>
          <w:szCs w:val="24"/>
        </w:rPr>
        <w:t xml:space="preserve">the </w:t>
      </w:r>
      <w:r w:rsidRPr="001A7D33">
        <w:rPr>
          <w:rFonts w:ascii="Open Sans" w:hAnsi="Open Sans"/>
          <w:color w:val="404040" w:themeColor="text1" w:themeTint="BF"/>
          <w:sz w:val="24"/>
          <w:szCs w:val="24"/>
        </w:rPr>
        <w:t>port number</w:t>
      </w:r>
      <w:r w:rsidR="008F15E0">
        <w:rPr>
          <w:rFonts w:ascii="Open Sans" w:hAnsi="Open Sans"/>
          <w:color w:val="404040" w:themeColor="text1" w:themeTint="BF"/>
          <w:sz w:val="24"/>
          <w:szCs w:val="24"/>
        </w:rPr>
        <w:t>,</w:t>
      </w:r>
      <w:r w:rsidRPr="001A7D33">
        <w:rPr>
          <w:rFonts w:ascii="Open Sans" w:hAnsi="Open Sans"/>
          <w:color w:val="404040" w:themeColor="text1" w:themeTint="BF"/>
          <w:sz w:val="24"/>
          <w:szCs w:val="24"/>
        </w:rPr>
        <w:t xml:space="preserve"> in </w:t>
      </w:r>
      <w:r w:rsidR="008F15E0">
        <w:rPr>
          <w:rFonts w:ascii="Open Sans" w:hAnsi="Open Sans"/>
          <w:color w:val="404040" w:themeColor="text1" w:themeTint="BF"/>
          <w:sz w:val="24"/>
          <w:szCs w:val="24"/>
        </w:rPr>
        <w:t xml:space="preserve">the </w:t>
      </w:r>
      <w:r w:rsidRPr="001A7D33">
        <w:rPr>
          <w:rFonts w:ascii="Open Sans" w:hAnsi="Open Sans"/>
          <w:color w:val="404040" w:themeColor="text1" w:themeTint="BF"/>
          <w:sz w:val="24"/>
          <w:szCs w:val="24"/>
        </w:rPr>
        <w:t>browser</w:t>
      </w:r>
      <w:r w:rsidR="006F072C">
        <w:rPr>
          <w:rFonts w:ascii="Open Sans" w:hAnsi="Open Sans"/>
          <w:color w:val="404040" w:themeColor="text1" w:themeTint="BF"/>
          <w:sz w:val="24"/>
          <w:szCs w:val="24"/>
        </w:rPr>
        <w:t xml:space="preserve"> address field</w:t>
      </w:r>
      <w:r>
        <w:rPr>
          <w:rFonts w:ascii="Open Sans" w:hAnsi="Open Sans"/>
          <w:color w:val="404040" w:themeColor="text1" w:themeTint="BF"/>
          <w:sz w:val="24"/>
          <w:szCs w:val="24"/>
        </w:rPr>
        <w:t xml:space="preserve"> and hit </w:t>
      </w:r>
      <w:r w:rsidR="006F072C">
        <w:rPr>
          <w:rFonts w:ascii="Open Sans" w:hAnsi="Open Sans"/>
          <w:color w:val="404040" w:themeColor="text1" w:themeTint="BF"/>
          <w:sz w:val="24"/>
          <w:szCs w:val="24"/>
        </w:rPr>
        <w:t xml:space="preserve">your </w:t>
      </w:r>
      <w:r>
        <w:rPr>
          <w:rFonts w:ascii="Open Sans" w:hAnsi="Open Sans"/>
          <w:color w:val="404040" w:themeColor="text1" w:themeTint="BF"/>
          <w:sz w:val="24"/>
          <w:szCs w:val="24"/>
        </w:rPr>
        <w:t>Enter</w:t>
      </w:r>
      <w:r w:rsidR="006F072C">
        <w:rPr>
          <w:rFonts w:ascii="Open Sans" w:hAnsi="Open Sans"/>
          <w:color w:val="404040" w:themeColor="text1" w:themeTint="BF"/>
          <w:sz w:val="24"/>
          <w:szCs w:val="24"/>
        </w:rPr>
        <w:t xml:space="preserve"> key</w:t>
      </w:r>
      <w:r>
        <w:rPr>
          <w:rFonts w:ascii="Open Sans" w:hAnsi="Open Sans"/>
          <w:color w:val="404040" w:themeColor="text1" w:themeTint="BF"/>
          <w:sz w:val="24"/>
          <w:szCs w:val="24"/>
        </w:rPr>
        <w:t>.</w:t>
      </w:r>
    </w:p>
    <w:commentRangeStart w:id="185"/>
    <w:commentRangeStart w:id="186"/>
    <w:p w14:paraId="0929C669" w14:textId="77777777" w:rsidR="00CC3AE1" w:rsidRDefault="00F34387" w:rsidP="00CC3AE1">
      <w:pPr>
        <w:rPr>
          <w:rFonts w:ascii="Open Sans" w:hAnsi="Open Sans"/>
          <w:color w:val="0000CC"/>
          <w:sz w:val="24"/>
          <w:szCs w:val="24"/>
        </w:rPr>
      </w:pPr>
      <w:r>
        <w:fldChar w:fldCharType="begin"/>
      </w:r>
      <w:r>
        <w:instrText xml:space="preserve"> HYPERLINK </w:instrText>
      </w:r>
      <w:r>
        <w:fldChar w:fldCharType="separate"/>
      </w:r>
      <w:r w:rsidR="00CC3AE1" w:rsidRPr="0055077A">
        <w:rPr>
          <w:rStyle w:val="Hyperlink"/>
          <w:rFonts w:ascii="Open Sans" w:hAnsi="Open Sans"/>
          <w:sz w:val="24"/>
          <w:szCs w:val="24"/>
        </w:rPr>
        <w:t xml:space="preserve">http://&lt;your EC2 public IP where </w:t>
      </w:r>
      <w:proofErr w:type="spellStart"/>
      <w:r w:rsidR="00CC3AE1" w:rsidRPr="0055077A">
        <w:rPr>
          <w:rStyle w:val="Hyperlink"/>
          <w:rFonts w:ascii="Open Sans" w:hAnsi="Open Sans"/>
          <w:sz w:val="24"/>
          <w:szCs w:val="24"/>
        </w:rPr>
        <w:t>Tibco</w:t>
      </w:r>
      <w:proofErr w:type="spellEnd"/>
      <w:r w:rsidR="00CC3AE1" w:rsidRPr="0055077A">
        <w:rPr>
          <w:rStyle w:val="Hyperlink"/>
          <w:rFonts w:ascii="Open Sans" w:hAnsi="Open Sans"/>
          <w:sz w:val="24"/>
          <w:szCs w:val="24"/>
        </w:rPr>
        <w:t xml:space="preserve"> </w:t>
      </w:r>
      <w:proofErr w:type="spellStart"/>
      <w:r w:rsidR="00CC3AE1" w:rsidRPr="0055077A">
        <w:rPr>
          <w:rStyle w:val="Hyperlink"/>
          <w:rFonts w:ascii="Open Sans" w:hAnsi="Open Sans"/>
          <w:sz w:val="24"/>
          <w:szCs w:val="24"/>
        </w:rPr>
        <w:t>Spotfire</w:t>
      </w:r>
      <w:proofErr w:type="spellEnd"/>
      <w:r w:rsidR="00CC3AE1" w:rsidRPr="0055077A">
        <w:rPr>
          <w:rStyle w:val="Hyperlink"/>
          <w:rFonts w:ascii="Open Sans" w:hAnsi="Open Sans"/>
          <w:sz w:val="24"/>
          <w:szCs w:val="24"/>
        </w:rPr>
        <w:t xml:space="preserve"> is hosted&gt;:8088/</w:t>
      </w:r>
      <w:proofErr w:type="spellStart"/>
      <w:r w:rsidR="00CC3AE1" w:rsidRPr="0055077A">
        <w:rPr>
          <w:rStyle w:val="Hyperlink"/>
          <w:rFonts w:ascii="Open Sans" w:hAnsi="Open Sans"/>
          <w:sz w:val="24"/>
          <w:szCs w:val="24"/>
        </w:rPr>
        <w:t>AmazonByod</w:t>
      </w:r>
      <w:proofErr w:type="spellEnd"/>
      <w:r w:rsidR="00CC3AE1" w:rsidRPr="0055077A">
        <w:rPr>
          <w:rStyle w:val="Hyperlink"/>
          <w:rFonts w:ascii="Open Sans" w:hAnsi="Open Sans"/>
          <w:sz w:val="24"/>
          <w:szCs w:val="24"/>
        </w:rPr>
        <w:t>/index.html</w:t>
      </w:r>
      <w:r>
        <w:rPr>
          <w:rStyle w:val="Hyperlink"/>
          <w:rFonts w:ascii="Open Sans" w:hAnsi="Open Sans"/>
          <w:sz w:val="24"/>
          <w:szCs w:val="24"/>
        </w:rPr>
        <w:fldChar w:fldCharType="end"/>
      </w:r>
      <w:r w:rsidR="00CC3AE1" w:rsidRPr="001A7D33">
        <w:rPr>
          <w:rFonts w:ascii="Open Sans" w:hAnsi="Open Sans"/>
          <w:color w:val="0000CC"/>
          <w:sz w:val="24"/>
          <w:szCs w:val="24"/>
        </w:rPr>
        <w:t xml:space="preserve"> </w:t>
      </w:r>
      <w:commentRangeEnd w:id="185"/>
      <w:r w:rsidR="008F15E0">
        <w:rPr>
          <w:rStyle w:val="CommentReference"/>
        </w:rPr>
        <w:commentReference w:id="185"/>
      </w:r>
      <w:commentRangeEnd w:id="186"/>
      <w:r w:rsidR="00763798">
        <w:rPr>
          <w:rStyle w:val="CommentReference"/>
        </w:rPr>
        <w:commentReference w:id="186"/>
      </w:r>
    </w:p>
    <w:p w14:paraId="22AD5DD9" w14:textId="0B28222F" w:rsidR="00CC3AE1" w:rsidRPr="00987403" w:rsidRDefault="00CC3AE1" w:rsidP="00CC3AE1">
      <w:pPr>
        <w:rPr>
          <w:rFonts w:ascii="Open Sans" w:hAnsi="Open Sans"/>
          <w:color w:val="404040" w:themeColor="text1" w:themeTint="BF"/>
          <w:sz w:val="24"/>
          <w:szCs w:val="24"/>
        </w:rPr>
      </w:pPr>
      <w:r w:rsidRPr="001A7D33">
        <w:rPr>
          <w:rFonts w:ascii="Open Sans" w:hAnsi="Open Sans"/>
          <w:color w:val="404040" w:themeColor="text1" w:themeTint="BF"/>
          <w:sz w:val="24"/>
          <w:szCs w:val="24"/>
        </w:rPr>
        <w:t>You will see three icons on the top rig</w:t>
      </w:r>
      <w:r>
        <w:rPr>
          <w:rFonts w:ascii="Open Sans" w:hAnsi="Open Sans"/>
          <w:color w:val="404040" w:themeColor="text1" w:themeTint="BF"/>
          <w:sz w:val="24"/>
          <w:szCs w:val="24"/>
        </w:rPr>
        <w:t xml:space="preserve">ht side of the dashboard (highlighted with </w:t>
      </w:r>
      <w:r w:rsidR="006F072C">
        <w:rPr>
          <w:rFonts w:ascii="Open Sans" w:hAnsi="Open Sans"/>
          <w:color w:val="404040" w:themeColor="text1" w:themeTint="BF"/>
          <w:sz w:val="24"/>
          <w:szCs w:val="24"/>
        </w:rPr>
        <w:t xml:space="preserve">an </w:t>
      </w:r>
      <w:r>
        <w:rPr>
          <w:rFonts w:ascii="Open Sans" w:hAnsi="Open Sans"/>
          <w:color w:val="404040" w:themeColor="text1" w:themeTint="BF"/>
          <w:sz w:val="24"/>
          <w:szCs w:val="24"/>
        </w:rPr>
        <w:t>orange box):</w:t>
      </w:r>
    </w:p>
    <w:p w14:paraId="6FF60E0B" w14:textId="77777777" w:rsidR="00CC3AE1" w:rsidRPr="001A7D33" w:rsidRDefault="00127A75" w:rsidP="00CC3AE1">
      <w:pPr>
        <w:rPr>
          <w:rFonts w:ascii="Open Sans" w:hAnsi="Open Sans"/>
          <w:color w:val="767171" w:themeColor="background2" w:themeShade="80"/>
          <w:sz w:val="24"/>
          <w:szCs w:val="24"/>
        </w:rPr>
      </w:pPr>
      <w:r w:rsidRPr="00127A75">
        <w:rPr>
          <w:rFonts w:ascii="Open Sans" w:hAnsi="Open Sans"/>
          <w:noProof/>
          <w:color w:val="767171" w:themeColor="background2" w:themeShade="80"/>
          <w:sz w:val="24"/>
          <w:szCs w:val="24"/>
        </w:rPr>
        <w:drawing>
          <wp:inline distT="0" distB="0" distL="0" distR="0" wp14:anchorId="6FF86CB6" wp14:editId="286F7043">
            <wp:extent cx="5943600" cy="1764163"/>
            <wp:effectExtent l="19050" t="19050" r="19050" b="26670"/>
            <wp:docPr id="15" name="Picture 15" descr="D:\Projects\Amazon\Documentation\Assets\Delivery\Final Documentation\Archive\new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Amazon\Documentation\Assets\Delivery\Final Documentation\Archive\newimage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764163"/>
                    </a:xfrm>
                    <a:prstGeom prst="rect">
                      <a:avLst/>
                    </a:prstGeom>
                    <a:noFill/>
                    <a:ln>
                      <a:solidFill>
                        <a:schemeClr val="tx1"/>
                      </a:solidFill>
                    </a:ln>
                  </pic:spPr>
                </pic:pic>
              </a:graphicData>
            </a:graphic>
          </wp:inline>
        </w:drawing>
      </w:r>
    </w:p>
    <w:p w14:paraId="4D85AF63" w14:textId="7DB4A42F" w:rsidR="00CC3AE1" w:rsidRPr="001A7D33" w:rsidRDefault="00CC3AE1" w:rsidP="00CC3AE1">
      <w:pPr>
        <w:rPr>
          <w:rFonts w:ascii="Open Sans" w:hAnsi="Open Sans"/>
          <w:color w:val="404040" w:themeColor="text1" w:themeTint="BF"/>
          <w:sz w:val="24"/>
          <w:szCs w:val="24"/>
        </w:rPr>
      </w:pPr>
      <w:r w:rsidRPr="001A7D33">
        <w:rPr>
          <w:rFonts w:ascii="Open Sans" w:hAnsi="Open Sans"/>
          <w:color w:val="404040" w:themeColor="text1" w:themeTint="BF"/>
          <w:sz w:val="24"/>
          <w:szCs w:val="24"/>
        </w:rPr>
        <w:t xml:space="preserve">Click on the first </w:t>
      </w:r>
      <w:r w:rsidR="006F072C">
        <w:rPr>
          <w:rFonts w:ascii="Open Sans" w:hAnsi="Open Sans"/>
          <w:color w:val="404040" w:themeColor="text1" w:themeTint="BF"/>
          <w:sz w:val="24"/>
          <w:szCs w:val="24"/>
        </w:rPr>
        <w:t xml:space="preserve">icon </w:t>
      </w:r>
      <w:r w:rsidRPr="001A7D33">
        <w:rPr>
          <w:rFonts w:ascii="Open Sans" w:hAnsi="Open Sans"/>
          <w:color w:val="404040" w:themeColor="text1" w:themeTint="BF"/>
          <w:sz w:val="24"/>
          <w:szCs w:val="24"/>
        </w:rPr>
        <w:t xml:space="preserve">from the left </w:t>
      </w:r>
      <w:r w:rsidR="008F15E0">
        <w:rPr>
          <w:rFonts w:ascii="Open Sans" w:hAnsi="Open Sans"/>
          <w:color w:val="404040" w:themeColor="text1" w:themeTint="BF"/>
          <w:sz w:val="24"/>
          <w:szCs w:val="24"/>
        </w:rPr>
        <w:t xml:space="preserve">in order </w:t>
      </w:r>
      <w:r w:rsidRPr="001A7D33">
        <w:rPr>
          <w:rFonts w:ascii="Open Sans" w:hAnsi="Open Sans"/>
          <w:color w:val="404040" w:themeColor="text1" w:themeTint="BF"/>
          <w:sz w:val="24"/>
          <w:szCs w:val="24"/>
        </w:rPr>
        <w:t xml:space="preserve">to view </w:t>
      </w:r>
      <w:r w:rsidR="006F072C">
        <w:rPr>
          <w:rFonts w:ascii="Open Sans" w:hAnsi="Open Sans"/>
          <w:color w:val="404040" w:themeColor="text1" w:themeTint="BF"/>
          <w:sz w:val="24"/>
          <w:szCs w:val="24"/>
        </w:rPr>
        <w:t xml:space="preserve">the </w:t>
      </w:r>
      <w:r w:rsidRPr="001A7D33">
        <w:rPr>
          <w:rFonts w:ascii="Open Sans" w:hAnsi="Open Sans"/>
          <w:color w:val="404040" w:themeColor="text1" w:themeTint="BF"/>
          <w:sz w:val="24"/>
          <w:szCs w:val="24"/>
        </w:rPr>
        <w:t>High Level Architecture diagram.</w:t>
      </w:r>
    </w:p>
    <w:p w14:paraId="1CA63851" w14:textId="77777777" w:rsidR="00CC3AE1" w:rsidRPr="001A7D33" w:rsidRDefault="00127A75" w:rsidP="00CC3AE1">
      <w:pPr>
        <w:jc w:val="center"/>
        <w:rPr>
          <w:rFonts w:ascii="Open Sans" w:hAnsi="Open Sans"/>
          <w:color w:val="767171" w:themeColor="background2" w:themeShade="80"/>
          <w:sz w:val="24"/>
          <w:szCs w:val="24"/>
        </w:rPr>
      </w:pPr>
      <w:r w:rsidRPr="00127A75">
        <w:rPr>
          <w:rFonts w:ascii="Open Sans" w:hAnsi="Open Sans"/>
          <w:noProof/>
          <w:color w:val="767171" w:themeColor="background2" w:themeShade="80"/>
          <w:sz w:val="24"/>
          <w:szCs w:val="24"/>
        </w:rPr>
        <w:drawing>
          <wp:inline distT="0" distB="0" distL="0" distR="0" wp14:anchorId="563294C7" wp14:editId="6D827959">
            <wp:extent cx="5943600" cy="2888025"/>
            <wp:effectExtent l="19050" t="19050" r="19050" b="26670"/>
            <wp:docPr id="14" name="Picture 14" descr="D:\Projects\Amazon\Documentation\Assets\Delivery\Final Documentation\Archive\new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Amazon\Documentation\Assets\Delivery\Final Documentation\Archive\newimage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88025"/>
                    </a:xfrm>
                    <a:prstGeom prst="rect">
                      <a:avLst/>
                    </a:prstGeom>
                    <a:noFill/>
                    <a:ln>
                      <a:solidFill>
                        <a:schemeClr val="tx1"/>
                      </a:solidFill>
                    </a:ln>
                  </pic:spPr>
                </pic:pic>
              </a:graphicData>
            </a:graphic>
          </wp:inline>
        </w:drawing>
      </w:r>
    </w:p>
    <w:p w14:paraId="2FCB3C9D" w14:textId="77777777" w:rsidR="00CC3AE1" w:rsidRPr="001A7D33" w:rsidRDefault="00CC3AE1" w:rsidP="00CC3AE1">
      <w:pPr>
        <w:rPr>
          <w:rFonts w:ascii="Open Sans" w:hAnsi="Open Sans"/>
          <w:color w:val="404040" w:themeColor="text1" w:themeTint="BF"/>
          <w:sz w:val="24"/>
          <w:szCs w:val="24"/>
        </w:rPr>
      </w:pPr>
    </w:p>
    <w:p w14:paraId="22E12DED" w14:textId="3F10DF44" w:rsidR="00CC3AE1" w:rsidRPr="001A7D33" w:rsidRDefault="006F072C" w:rsidP="00CC3AE1">
      <w:pPr>
        <w:rPr>
          <w:rFonts w:ascii="Open Sans" w:hAnsi="Open Sans"/>
          <w:color w:val="404040" w:themeColor="text1" w:themeTint="BF"/>
          <w:sz w:val="24"/>
          <w:szCs w:val="24"/>
        </w:rPr>
      </w:pPr>
      <w:r>
        <w:rPr>
          <w:rFonts w:ascii="Open Sans" w:hAnsi="Open Sans"/>
          <w:color w:val="404040" w:themeColor="text1" w:themeTint="BF"/>
          <w:sz w:val="24"/>
          <w:szCs w:val="24"/>
        </w:rPr>
        <w:lastRenderedPageBreak/>
        <w:t xml:space="preserve">The </w:t>
      </w:r>
      <w:r w:rsidR="00CC3AE1" w:rsidRPr="001A7D33">
        <w:rPr>
          <w:rFonts w:ascii="Open Sans" w:hAnsi="Open Sans"/>
          <w:color w:val="404040" w:themeColor="text1" w:themeTint="BF"/>
          <w:sz w:val="24"/>
          <w:szCs w:val="24"/>
        </w:rPr>
        <w:t xml:space="preserve">Second </w:t>
      </w:r>
      <w:r>
        <w:rPr>
          <w:rFonts w:ascii="Open Sans" w:hAnsi="Open Sans"/>
          <w:color w:val="404040" w:themeColor="text1" w:themeTint="BF"/>
          <w:sz w:val="24"/>
          <w:szCs w:val="24"/>
        </w:rPr>
        <w:t>icon</w:t>
      </w:r>
      <w:r w:rsidRPr="001A7D33">
        <w:rPr>
          <w:rFonts w:ascii="Open Sans" w:hAnsi="Open Sans"/>
          <w:color w:val="404040" w:themeColor="text1" w:themeTint="BF"/>
          <w:sz w:val="24"/>
          <w:szCs w:val="24"/>
        </w:rPr>
        <w:t xml:space="preserve"> </w:t>
      </w:r>
      <w:r w:rsidR="00CC3AE1" w:rsidRPr="001A7D33">
        <w:rPr>
          <w:rFonts w:ascii="Open Sans" w:hAnsi="Open Sans"/>
          <w:color w:val="404040" w:themeColor="text1" w:themeTint="BF"/>
          <w:sz w:val="24"/>
          <w:szCs w:val="24"/>
        </w:rPr>
        <w:t xml:space="preserve">will take you to </w:t>
      </w:r>
      <w:ins w:id="187" w:author="Kathryn Gillett" w:date="2016-12-14T22:13:00Z">
        <w:r w:rsidR="005F25ED">
          <w:rPr>
            <w:rFonts w:ascii="Open Sans" w:hAnsi="Open Sans"/>
            <w:color w:val="404040" w:themeColor="text1" w:themeTint="BF"/>
            <w:sz w:val="24"/>
            <w:szCs w:val="24"/>
          </w:rPr>
          <w:t xml:space="preserve">the </w:t>
        </w:r>
      </w:ins>
      <w:r w:rsidR="00CC3AE1" w:rsidRPr="001A7D33">
        <w:rPr>
          <w:rFonts w:ascii="Open Sans" w:hAnsi="Open Sans"/>
          <w:color w:val="404040" w:themeColor="text1" w:themeTint="BF"/>
          <w:sz w:val="24"/>
          <w:szCs w:val="24"/>
        </w:rPr>
        <w:t>GitHub repository</w:t>
      </w:r>
      <w:r w:rsidR="00CC3AE1">
        <w:rPr>
          <w:rFonts w:ascii="Open Sans" w:hAnsi="Open Sans"/>
          <w:color w:val="404040" w:themeColor="text1" w:themeTint="BF"/>
          <w:sz w:val="24"/>
          <w:szCs w:val="24"/>
        </w:rPr>
        <w:t xml:space="preserve"> where all </w:t>
      </w:r>
      <w:r>
        <w:rPr>
          <w:rFonts w:ascii="Open Sans" w:hAnsi="Open Sans"/>
          <w:color w:val="404040" w:themeColor="text1" w:themeTint="BF"/>
          <w:sz w:val="24"/>
          <w:szCs w:val="24"/>
        </w:rPr>
        <w:t xml:space="preserve">your </w:t>
      </w:r>
      <w:r w:rsidR="00CC3AE1">
        <w:rPr>
          <w:rFonts w:ascii="Open Sans" w:hAnsi="Open Sans"/>
          <w:color w:val="404040" w:themeColor="text1" w:themeTint="BF"/>
          <w:sz w:val="24"/>
          <w:szCs w:val="24"/>
        </w:rPr>
        <w:t>codes are maintained</w:t>
      </w:r>
      <w:r w:rsidR="00CC3AE1" w:rsidRPr="001A7D33">
        <w:rPr>
          <w:rFonts w:ascii="Open Sans" w:hAnsi="Open Sans"/>
          <w:color w:val="404040" w:themeColor="text1" w:themeTint="BF"/>
          <w:sz w:val="24"/>
          <w:szCs w:val="24"/>
        </w:rPr>
        <w:t xml:space="preserve">. </w:t>
      </w:r>
    </w:p>
    <w:p w14:paraId="33AB9D3D" w14:textId="7A671C92" w:rsidR="00CC3AE1" w:rsidRPr="001A7D33" w:rsidRDefault="00CC3AE1" w:rsidP="00CC3AE1">
      <w:pPr>
        <w:rPr>
          <w:rFonts w:ascii="Open Sans" w:hAnsi="Open Sans"/>
          <w:color w:val="404040" w:themeColor="text1" w:themeTint="BF"/>
          <w:sz w:val="24"/>
          <w:szCs w:val="24"/>
        </w:rPr>
      </w:pPr>
      <w:r w:rsidRPr="001A7D33">
        <w:rPr>
          <w:rFonts w:ascii="Open Sans" w:hAnsi="Open Sans"/>
          <w:color w:val="404040" w:themeColor="text1" w:themeTint="BF"/>
          <w:sz w:val="24"/>
          <w:szCs w:val="24"/>
        </w:rPr>
        <w:t xml:space="preserve">The third icon </w:t>
      </w:r>
      <w:r>
        <w:rPr>
          <w:rFonts w:ascii="Open Sans" w:hAnsi="Open Sans"/>
          <w:color w:val="404040" w:themeColor="text1" w:themeTint="BF"/>
          <w:sz w:val="24"/>
          <w:szCs w:val="24"/>
        </w:rPr>
        <w:t>shows</w:t>
      </w:r>
      <w:r w:rsidRPr="001A7D33">
        <w:rPr>
          <w:rFonts w:ascii="Open Sans" w:hAnsi="Open Sans"/>
          <w:color w:val="404040" w:themeColor="text1" w:themeTint="BF"/>
          <w:sz w:val="24"/>
          <w:szCs w:val="24"/>
        </w:rPr>
        <w:t xml:space="preserve"> the properties of this application</w:t>
      </w:r>
      <w:r w:rsidR="008F15E0">
        <w:rPr>
          <w:rFonts w:ascii="Open Sans" w:hAnsi="Open Sans"/>
          <w:color w:val="404040" w:themeColor="text1" w:themeTint="BF"/>
          <w:sz w:val="24"/>
          <w:szCs w:val="24"/>
        </w:rPr>
        <w:t>,</w:t>
      </w:r>
      <w:r w:rsidRPr="001A7D33">
        <w:rPr>
          <w:rFonts w:ascii="Open Sans" w:hAnsi="Open Sans"/>
          <w:color w:val="404040" w:themeColor="text1" w:themeTint="BF"/>
          <w:sz w:val="24"/>
          <w:szCs w:val="24"/>
        </w:rPr>
        <w:t xml:space="preserve"> </w:t>
      </w:r>
      <w:r w:rsidR="008F15E0">
        <w:rPr>
          <w:rFonts w:ascii="Open Sans" w:hAnsi="Open Sans"/>
          <w:color w:val="404040" w:themeColor="text1" w:themeTint="BF"/>
          <w:sz w:val="24"/>
          <w:szCs w:val="24"/>
        </w:rPr>
        <w:t>such as</w:t>
      </w:r>
      <w:r w:rsidRPr="001A7D33">
        <w:rPr>
          <w:rFonts w:ascii="Open Sans" w:hAnsi="Open Sans"/>
          <w:color w:val="404040" w:themeColor="text1" w:themeTint="BF"/>
          <w:sz w:val="24"/>
          <w:szCs w:val="24"/>
        </w:rPr>
        <w:t xml:space="preserve">: </w:t>
      </w:r>
      <w:r w:rsidRPr="00987403">
        <w:rPr>
          <w:rFonts w:ascii="Open Sans" w:hAnsi="Open Sans"/>
          <w:b/>
          <w:color w:val="404040" w:themeColor="text1" w:themeTint="BF"/>
          <w:sz w:val="24"/>
          <w:szCs w:val="24"/>
        </w:rPr>
        <w:t>S3 Access Key, Redshift URL, MySQL user name, S3 Secret key</w:t>
      </w:r>
      <w:r w:rsidR="006F072C">
        <w:rPr>
          <w:rFonts w:ascii="Open Sans" w:hAnsi="Open Sans"/>
          <w:b/>
          <w:color w:val="404040" w:themeColor="text1" w:themeTint="BF"/>
          <w:sz w:val="24"/>
          <w:szCs w:val="24"/>
        </w:rPr>
        <w:t>,</w:t>
      </w:r>
      <w:r w:rsidRPr="001A7D33">
        <w:rPr>
          <w:rFonts w:ascii="Open Sans" w:hAnsi="Open Sans"/>
          <w:color w:val="404040" w:themeColor="text1" w:themeTint="BF"/>
          <w:sz w:val="24"/>
          <w:szCs w:val="24"/>
        </w:rPr>
        <w:t xml:space="preserve"> etc.</w:t>
      </w:r>
    </w:p>
    <w:p w14:paraId="59BBF338" w14:textId="77777777" w:rsidR="00CC3AE1" w:rsidRDefault="009C61AE" w:rsidP="00CC3AE1">
      <w:pPr>
        <w:jc w:val="center"/>
      </w:pPr>
      <w:r w:rsidRPr="009C61AE">
        <w:rPr>
          <w:noProof/>
        </w:rPr>
        <w:drawing>
          <wp:inline distT="0" distB="0" distL="0" distR="0" wp14:anchorId="41762A1E" wp14:editId="6D3A9231">
            <wp:extent cx="5943600" cy="2894696"/>
            <wp:effectExtent l="19050" t="19050" r="19050" b="20320"/>
            <wp:docPr id="8" name="Picture 8" descr="D:\Projects\Amazon\Documentation\Assets\Delivery\Final Documentation\Archive\new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Amazon\Documentation\Assets\Delivery\Final Documentation\Archive\newimage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94696"/>
                    </a:xfrm>
                    <a:prstGeom prst="rect">
                      <a:avLst/>
                    </a:prstGeom>
                    <a:noFill/>
                    <a:ln>
                      <a:solidFill>
                        <a:schemeClr val="tx1"/>
                      </a:solidFill>
                    </a:ln>
                  </pic:spPr>
                </pic:pic>
              </a:graphicData>
            </a:graphic>
          </wp:inline>
        </w:drawing>
      </w:r>
    </w:p>
    <w:p w14:paraId="1A6E7ED1" w14:textId="77777777" w:rsidR="00CC3AE1" w:rsidRDefault="00CC3AE1" w:rsidP="00CC3AE1"/>
    <w:p w14:paraId="1C03D8BE" w14:textId="77777777" w:rsidR="00CC3AE1" w:rsidRPr="00DB03BB" w:rsidRDefault="00CC3AE1" w:rsidP="00CC3AE1">
      <w:pPr>
        <w:pStyle w:val="DocH2"/>
        <w:numPr>
          <w:ilvl w:val="1"/>
          <w:numId w:val="2"/>
        </w:numPr>
      </w:pPr>
      <w:bookmarkStart w:id="188" w:name="_Toc467687828"/>
      <w:r w:rsidRPr="004F5322">
        <w:t>Step 2: Load historical Weather Data</w:t>
      </w:r>
      <w:bookmarkEnd w:id="188"/>
    </w:p>
    <w:p w14:paraId="5A9EA912" w14:textId="77777777" w:rsidR="00CC3AE1" w:rsidRPr="001A7D33" w:rsidRDefault="00CC3AE1" w:rsidP="00CC3AE1">
      <w:pPr>
        <w:rPr>
          <w:rFonts w:ascii="Open Sans" w:hAnsi="Open Sans"/>
          <w:color w:val="404040" w:themeColor="text1" w:themeTint="BF"/>
          <w:sz w:val="24"/>
          <w:szCs w:val="24"/>
        </w:rPr>
      </w:pPr>
      <w:r w:rsidRPr="001A7D33">
        <w:rPr>
          <w:rFonts w:ascii="Open Sans" w:hAnsi="Open Sans"/>
          <w:color w:val="404040" w:themeColor="text1" w:themeTint="BF"/>
          <w:sz w:val="24"/>
          <w:szCs w:val="24"/>
        </w:rPr>
        <w:t xml:space="preserve">Click on the </w:t>
      </w:r>
      <w:r w:rsidRPr="008A7FED">
        <w:rPr>
          <w:rFonts w:ascii="Open Sans" w:hAnsi="Open Sans"/>
          <w:b/>
          <w:color w:val="404040" w:themeColor="text1" w:themeTint="BF"/>
          <w:sz w:val="24"/>
          <w:szCs w:val="24"/>
        </w:rPr>
        <w:t>Start</w:t>
      </w:r>
      <w:r w:rsidRPr="001A7D33">
        <w:rPr>
          <w:rFonts w:ascii="Open Sans" w:hAnsi="Open Sans"/>
          <w:color w:val="404040" w:themeColor="text1" w:themeTint="BF"/>
          <w:sz w:val="24"/>
          <w:szCs w:val="24"/>
        </w:rPr>
        <w:t xml:space="preserve"> button of the “</w:t>
      </w:r>
      <w:r w:rsidRPr="008A7FED">
        <w:rPr>
          <w:rFonts w:ascii="Open Sans" w:hAnsi="Open Sans"/>
          <w:b/>
          <w:color w:val="404040" w:themeColor="text1" w:themeTint="BF"/>
          <w:sz w:val="24"/>
          <w:szCs w:val="24"/>
        </w:rPr>
        <w:t>Step – 1 Historical Weather Data Load</w:t>
      </w:r>
      <w:r w:rsidRPr="001A7D33">
        <w:rPr>
          <w:rFonts w:ascii="Open Sans" w:hAnsi="Open Sans"/>
          <w:color w:val="404040" w:themeColor="text1" w:themeTint="BF"/>
          <w:sz w:val="24"/>
          <w:szCs w:val="24"/>
        </w:rPr>
        <w:t>” box</w:t>
      </w:r>
      <w:r>
        <w:rPr>
          <w:rFonts w:ascii="Open Sans" w:hAnsi="Open Sans"/>
          <w:color w:val="404040" w:themeColor="text1" w:themeTint="BF"/>
          <w:sz w:val="24"/>
          <w:szCs w:val="24"/>
        </w:rPr>
        <w:t xml:space="preserve"> to load </w:t>
      </w:r>
      <w:r w:rsidRPr="001A7D33">
        <w:rPr>
          <w:rFonts w:ascii="Open Sans" w:hAnsi="Open Sans"/>
          <w:color w:val="404040" w:themeColor="text1" w:themeTint="BF"/>
          <w:sz w:val="24"/>
          <w:szCs w:val="24"/>
        </w:rPr>
        <w:t>the historical weather data to Amazon S3 and to Amazon Redshift.</w:t>
      </w:r>
    </w:p>
    <w:p w14:paraId="13C8EC49" w14:textId="77777777" w:rsidR="00CC3AE1" w:rsidRPr="001A7D33" w:rsidRDefault="00CC3AE1" w:rsidP="00CC3AE1">
      <w:pPr>
        <w:rPr>
          <w:rFonts w:ascii="Open Sans" w:hAnsi="Open Sans"/>
          <w:color w:val="767171" w:themeColor="background2" w:themeShade="80"/>
          <w:sz w:val="24"/>
          <w:szCs w:val="24"/>
        </w:rPr>
      </w:pPr>
      <w:r w:rsidRPr="001A7D33">
        <w:rPr>
          <w:rFonts w:ascii="Open Sans" w:hAnsi="Open Sans"/>
          <w:noProof/>
          <w:color w:val="767171" w:themeColor="background2" w:themeShade="80"/>
          <w:sz w:val="24"/>
          <w:szCs w:val="24"/>
        </w:rPr>
        <w:drawing>
          <wp:inline distT="0" distB="0" distL="0" distR="0" wp14:anchorId="7B076512" wp14:editId="65BD6CBB">
            <wp:extent cx="2133600" cy="12573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3600" cy="1257300"/>
                    </a:xfrm>
                    <a:prstGeom prst="rect">
                      <a:avLst/>
                    </a:prstGeom>
                    <a:noFill/>
                    <a:ln>
                      <a:solidFill>
                        <a:schemeClr val="tx1"/>
                      </a:solidFill>
                    </a:ln>
                  </pic:spPr>
                </pic:pic>
              </a:graphicData>
            </a:graphic>
          </wp:inline>
        </w:drawing>
      </w:r>
    </w:p>
    <w:p w14:paraId="1E1D70B5" w14:textId="6E946330" w:rsidR="00CC3AE1" w:rsidRPr="001A7D33" w:rsidRDefault="00CC3AE1" w:rsidP="00CC3AE1">
      <w:pPr>
        <w:rPr>
          <w:rFonts w:ascii="Open Sans" w:hAnsi="Open Sans"/>
          <w:color w:val="404040" w:themeColor="text1" w:themeTint="BF"/>
          <w:sz w:val="24"/>
          <w:szCs w:val="24"/>
        </w:rPr>
      </w:pPr>
      <w:r w:rsidRPr="001A7D33">
        <w:rPr>
          <w:rFonts w:ascii="Open Sans" w:hAnsi="Open Sans"/>
          <w:color w:val="404040" w:themeColor="text1" w:themeTint="BF"/>
          <w:sz w:val="24"/>
          <w:szCs w:val="24"/>
        </w:rPr>
        <w:t xml:space="preserve">You will see the data flow in the dashboard. Please refer to </w:t>
      </w:r>
      <w:r w:rsidR="008F15E0">
        <w:rPr>
          <w:rFonts w:ascii="Open Sans" w:hAnsi="Open Sans"/>
          <w:color w:val="404040" w:themeColor="text1" w:themeTint="BF"/>
          <w:sz w:val="24"/>
          <w:szCs w:val="24"/>
        </w:rPr>
        <w:t>S</w:t>
      </w:r>
      <w:r w:rsidRPr="001A7D33">
        <w:rPr>
          <w:rFonts w:ascii="Open Sans" w:hAnsi="Open Sans"/>
          <w:color w:val="404040" w:themeColor="text1" w:themeTint="BF"/>
          <w:sz w:val="24"/>
          <w:szCs w:val="24"/>
        </w:rPr>
        <w:t>teps 1.2 and 2.2 in the architecture diagram.</w:t>
      </w:r>
    </w:p>
    <w:p w14:paraId="6A798E77" w14:textId="29D635E1" w:rsidR="00CC3AE1" w:rsidRDefault="00CC3AE1" w:rsidP="00CC3AE1">
      <w:pPr>
        <w:rPr>
          <w:rFonts w:ascii="Open Sans" w:hAnsi="Open Sans"/>
          <w:color w:val="404040" w:themeColor="text1" w:themeTint="BF"/>
          <w:sz w:val="24"/>
          <w:szCs w:val="24"/>
        </w:rPr>
      </w:pPr>
      <w:r w:rsidRPr="001A7D33">
        <w:rPr>
          <w:rFonts w:ascii="Open Sans" w:hAnsi="Open Sans"/>
          <w:color w:val="404040" w:themeColor="text1" w:themeTint="BF"/>
          <w:sz w:val="24"/>
          <w:szCs w:val="24"/>
        </w:rPr>
        <w:t xml:space="preserve">Note: </w:t>
      </w:r>
      <w:del w:id="189" w:author="Kathryn Gillett" w:date="2016-12-14T22:13:00Z">
        <w:r w:rsidRPr="001A7D33" w:rsidDel="005F25ED">
          <w:rPr>
            <w:rFonts w:ascii="Open Sans" w:hAnsi="Open Sans"/>
            <w:color w:val="404040" w:themeColor="text1" w:themeTint="BF"/>
            <w:sz w:val="24"/>
            <w:szCs w:val="24"/>
          </w:rPr>
          <w:delText xml:space="preserve"> </w:delText>
        </w:r>
      </w:del>
      <w:r w:rsidRPr="001A7D33">
        <w:rPr>
          <w:rFonts w:ascii="Open Sans" w:hAnsi="Open Sans"/>
          <w:color w:val="404040" w:themeColor="text1" w:themeTint="BF"/>
          <w:sz w:val="24"/>
          <w:szCs w:val="24"/>
        </w:rPr>
        <w:t>The data we used is open source and available for public access.</w:t>
      </w:r>
    </w:p>
    <w:p w14:paraId="545B6CB5" w14:textId="77777777" w:rsidR="008A7FED" w:rsidRPr="001A7D33" w:rsidRDefault="008A7FED" w:rsidP="00CC3AE1">
      <w:pPr>
        <w:rPr>
          <w:rFonts w:ascii="Open Sans" w:hAnsi="Open Sans"/>
          <w:color w:val="404040" w:themeColor="text1" w:themeTint="BF"/>
          <w:sz w:val="24"/>
          <w:szCs w:val="24"/>
        </w:rPr>
      </w:pPr>
    </w:p>
    <w:p w14:paraId="526630CC" w14:textId="77777777" w:rsidR="00CC3AE1" w:rsidRDefault="00CC3AE1" w:rsidP="00CC3AE1">
      <w:pPr>
        <w:pStyle w:val="DocH2"/>
        <w:numPr>
          <w:ilvl w:val="1"/>
          <w:numId w:val="2"/>
        </w:numPr>
      </w:pPr>
      <w:bookmarkStart w:id="190" w:name="_Toc467687829"/>
      <w:r w:rsidRPr="004F5322">
        <w:lastRenderedPageBreak/>
        <w:t>Step 3: Load historical Company Data into MySQL &amp; Stock Data into Amazon S3</w:t>
      </w:r>
      <w:bookmarkEnd w:id="190"/>
    </w:p>
    <w:p w14:paraId="356AE22B" w14:textId="0CBBF5BE" w:rsidR="00CC3AE1" w:rsidRDefault="00CC3AE1" w:rsidP="00CC3AE1">
      <w:pPr>
        <w:rPr>
          <w:rFonts w:ascii="Open Sans" w:hAnsi="Open Sans"/>
          <w:color w:val="404040" w:themeColor="text1" w:themeTint="BF"/>
          <w:sz w:val="24"/>
          <w:szCs w:val="24"/>
        </w:rPr>
      </w:pPr>
      <w:r w:rsidRPr="001C23E4">
        <w:rPr>
          <w:rFonts w:ascii="Open Sans" w:hAnsi="Open Sans"/>
          <w:color w:val="404040" w:themeColor="text1" w:themeTint="BF"/>
          <w:sz w:val="24"/>
          <w:szCs w:val="24"/>
        </w:rPr>
        <w:t>The nex</w:t>
      </w:r>
      <w:r>
        <w:rPr>
          <w:rFonts w:ascii="Open Sans" w:hAnsi="Open Sans"/>
          <w:color w:val="404040" w:themeColor="text1" w:themeTint="BF"/>
          <w:sz w:val="24"/>
          <w:szCs w:val="24"/>
        </w:rPr>
        <w:t xml:space="preserve">t step is to load </w:t>
      </w:r>
      <w:r w:rsidR="00717B46">
        <w:rPr>
          <w:rFonts w:ascii="Open Sans" w:hAnsi="Open Sans"/>
          <w:color w:val="404040" w:themeColor="text1" w:themeTint="BF"/>
          <w:sz w:val="24"/>
          <w:szCs w:val="24"/>
        </w:rPr>
        <w:t xml:space="preserve">the </w:t>
      </w:r>
      <w:r>
        <w:rPr>
          <w:rFonts w:ascii="Open Sans" w:hAnsi="Open Sans"/>
          <w:color w:val="404040" w:themeColor="text1" w:themeTint="BF"/>
          <w:sz w:val="24"/>
          <w:szCs w:val="24"/>
        </w:rPr>
        <w:t xml:space="preserve">company data (Stock and non-Stock). The </w:t>
      </w:r>
      <w:r w:rsidRPr="001C23E4">
        <w:rPr>
          <w:rFonts w:ascii="Open Sans" w:hAnsi="Open Sans"/>
          <w:color w:val="404040" w:themeColor="text1" w:themeTint="BF"/>
          <w:sz w:val="24"/>
          <w:szCs w:val="24"/>
        </w:rPr>
        <w:t xml:space="preserve">non-stock data </w:t>
      </w:r>
      <w:r>
        <w:rPr>
          <w:rFonts w:ascii="Open Sans" w:hAnsi="Open Sans"/>
          <w:color w:val="404040" w:themeColor="text1" w:themeTint="BF"/>
          <w:sz w:val="24"/>
          <w:szCs w:val="24"/>
        </w:rPr>
        <w:t>will load to</w:t>
      </w:r>
      <w:ins w:id="191" w:author="Kathryn Gillett" w:date="2016-12-15T15:33:00Z">
        <w:r w:rsidR="00462E95">
          <w:rPr>
            <w:rFonts w:ascii="Open Sans" w:hAnsi="Open Sans"/>
            <w:color w:val="404040" w:themeColor="text1" w:themeTint="BF"/>
            <w:sz w:val="24"/>
            <w:szCs w:val="24"/>
          </w:rPr>
          <w:t xml:space="preserve"> </w:t>
        </w:r>
      </w:ins>
      <w:r w:rsidRPr="001C23E4">
        <w:rPr>
          <w:rFonts w:ascii="Open Sans" w:hAnsi="Open Sans"/>
          <w:color w:val="404040" w:themeColor="text1" w:themeTint="BF"/>
          <w:sz w:val="24"/>
          <w:szCs w:val="24"/>
        </w:rPr>
        <w:t xml:space="preserve">MySQL and </w:t>
      </w:r>
      <w:r w:rsidR="00717B46">
        <w:rPr>
          <w:rFonts w:ascii="Open Sans" w:hAnsi="Open Sans"/>
          <w:color w:val="404040" w:themeColor="text1" w:themeTint="BF"/>
          <w:sz w:val="24"/>
          <w:szCs w:val="24"/>
        </w:rPr>
        <w:t xml:space="preserve">the </w:t>
      </w:r>
      <w:r w:rsidRPr="001C23E4">
        <w:rPr>
          <w:rFonts w:ascii="Open Sans" w:hAnsi="Open Sans"/>
          <w:color w:val="404040" w:themeColor="text1" w:themeTint="BF"/>
          <w:sz w:val="24"/>
          <w:szCs w:val="24"/>
        </w:rPr>
        <w:t xml:space="preserve">company’s historical stock data </w:t>
      </w:r>
      <w:r>
        <w:rPr>
          <w:rFonts w:ascii="Open Sans" w:hAnsi="Open Sans"/>
          <w:color w:val="404040" w:themeColor="text1" w:themeTint="BF"/>
          <w:sz w:val="24"/>
          <w:szCs w:val="24"/>
        </w:rPr>
        <w:t>will load to</w:t>
      </w:r>
      <w:r w:rsidRPr="001C23E4">
        <w:rPr>
          <w:rFonts w:ascii="Open Sans" w:hAnsi="Open Sans"/>
          <w:color w:val="404040" w:themeColor="text1" w:themeTint="BF"/>
          <w:sz w:val="24"/>
          <w:szCs w:val="24"/>
        </w:rPr>
        <w:t xml:space="preserve"> Amazon S3. </w:t>
      </w:r>
    </w:p>
    <w:p w14:paraId="60736037" w14:textId="2F983F38" w:rsidR="00CC3AE1" w:rsidRPr="001C23E4" w:rsidRDefault="00CC3AE1" w:rsidP="00CC3AE1">
      <w:pPr>
        <w:rPr>
          <w:rFonts w:ascii="Open Sans" w:hAnsi="Open Sans"/>
          <w:color w:val="404040" w:themeColor="text1" w:themeTint="BF"/>
          <w:sz w:val="24"/>
          <w:szCs w:val="24"/>
        </w:rPr>
      </w:pPr>
      <w:r w:rsidRPr="001C23E4">
        <w:rPr>
          <w:rFonts w:ascii="Open Sans" w:hAnsi="Open Sans"/>
          <w:color w:val="404040" w:themeColor="text1" w:themeTint="BF"/>
          <w:sz w:val="24"/>
          <w:szCs w:val="24"/>
        </w:rPr>
        <w:t xml:space="preserve">Once you click the Start button </w:t>
      </w:r>
      <w:r w:rsidR="00717B46">
        <w:rPr>
          <w:rFonts w:ascii="Open Sans" w:hAnsi="Open Sans"/>
          <w:color w:val="404040" w:themeColor="text1" w:themeTint="BF"/>
          <w:sz w:val="24"/>
          <w:szCs w:val="24"/>
        </w:rPr>
        <w:t>in the</w:t>
      </w:r>
      <w:r w:rsidR="00717B46" w:rsidRPr="001C23E4">
        <w:rPr>
          <w:rFonts w:ascii="Open Sans" w:hAnsi="Open Sans"/>
          <w:color w:val="404040" w:themeColor="text1" w:themeTint="BF"/>
          <w:sz w:val="24"/>
          <w:szCs w:val="24"/>
        </w:rPr>
        <w:t xml:space="preserve"> </w:t>
      </w:r>
      <w:r w:rsidRPr="001C23E4">
        <w:rPr>
          <w:rFonts w:ascii="Open Sans" w:hAnsi="Open Sans"/>
          <w:color w:val="404040" w:themeColor="text1" w:themeTint="BF"/>
          <w:sz w:val="24"/>
          <w:szCs w:val="24"/>
        </w:rPr>
        <w:t>“Step – 2 Historical Stock and Company Data Load” box</w:t>
      </w:r>
      <w:r w:rsidR="00DD6DBE">
        <w:rPr>
          <w:rFonts w:ascii="Open Sans" w:hAnsi="Open Sans"/>
          <w:color w:val="404040" w:themeColor="text1" w:themeTint="BF"/>
          <w:sz w:val="24"/>
          <w:szCs w:val="24"/>
        </w:rPr>
        <w:t>,</w:t>
      </w:r>
      <w:r w:rsidRPr="001C23E4">
        <w:rPr>
          <w:rFonts w:ascii="Open Sans" w:hAnsi="Open Sans"/>
          <w:color w:val="404040" w:themeColor="text1" w:themeTint="BF"/>
          <w:sz w:val="24"/>
          <w:szCs w:val="24"/>
        </w:rPr>
        <w:t xml:space="preserve"> </w:t>
      </w:r>
      <w:r w:rsidR="00DD6DBE">
        <w:rPr>
          <w:rFonts w:ascii="Open Sans" w:hAnsi="Open Sans"/>
          <w:color w:val="404040" w:themeColor="text1" w:themeTint="BF"/>
          <w:sz w:val="24"/>
          <w:szCs w:val="24"/>
        </w:rPr>
        <w:t>i</w:t>
      </w:r>
      <w:r w:rsidR="00717B46" w:rsidRPr="001C23E4">
        <w:rPr>
          <w:rFonts w:ascii="Open Sans" w:hAnsi="Open Sans"/>
          <w:color w:val="404040" w:themeColor="text1" w:themeTint="BF"/>
          <w:sz w:val="24"/>
          <w:szCs w:val="24"/>
        </w:rPr>
        <w:t xml:space="preserve">t </w:t>
      </w:r>
      <w:r w:rsidRPr="001C23E4">
        <w:rPr>
          <w:rFonts w:ascii="Open Sans" w:hAnsi="Open Sans"/>
          <w:color w:val="404040" w:themeColor="text1" w:themeTint="BF"/>
          <w:sz w:val="24"/>
          <w:szCs w:val="24"/>
        </w:rPr>
        <w:t xml:space="preserve">will execute </w:t>
      </w:r>
      <w:r w:rsidR="00717B46">
        <w:rPr>
          <w:rFonts w:ascii="Open Sans" w:hAnsi="Open Sans"/>
          <w:color w:val="404040" w:themeColor="text1" w:themeTint="BF"/>
          <w:sz w:val="24"/>
          <w:szCs w:val="24"/>
        </w:rPr>
        <w:t xml:space="preserve">the </w:t>
      </w:r>
      <w:r w:rsidRPr="001C23E4">
        <w:rPr>
          <w:rFonts w:ascii="Open Sans" w:hAnsi="Open Sans"/>
          <w:color w:val="404040" w:themeColor="text1" w:themeTint="BF"/>
          <w:sz w:val="24"/>
          <w:szCs w:val="24"/>
        </w:rPr>
        <w:t>backend scripts and load</w:t>
      </w:r>
      <w:r w:rsidR="00717B46">
        <w:rPr>
          <w:rFonts w:ascii="Open Sans" w:hAnsi="Open Sans"/>
          <w:color w:val="404040" w:themeColor="text1" w:themeTint="BF"/>
          <w:sz w:val="24"/>
          <w:szCs w:val="24"/>
        </w:rPr>
        <w:t xml:space="preserve"> the</w:t>
      </w:r>
      <w:r w:rsidRPr="001C23E4">
        <w:rPr>
          <w:rFonts w:ascii="Open Sans" w:hAnsi="Open Sans"/>
          <w:color w:val="404040" w:themeColor="text1" w:themeTint="BF"/>
          <w:sz w:val="24"/>
          <w:szCs w:val="24"/>
        </w:rPr>
        <w:t xml:space="preserve"> data into </w:t>
      </w:r>
      <w:r w:rsidR="00717B46">
        <w:rPr>
          <w:rFonts w:ascii="Open Sans" w:hAnsi="Open Sans"/>
          <w:color w:val="404040" w:themeColor="text1" w:themeTint="BF"/>
          <w:sz w:val="24"/>
          <w:szCs w:val="24"/>
        </w:rPr>
        <w:t xml:space="preserve">the </w:t>
      </w:r>
      <w:r w:rsidRPr="001C23E4">
        <w:rPr>
          <w:rFonts w:ascii="Open Sans" w:hAnsi="Open Sans"/>
          <w:color w:val="404040" w:themeColor="text1" w:themeTint="BF"/>
          <w:sz w:val="24"/>
          <w:szCs w:val="24"/>
        </w:rPr>
        <w:t>targeted destination.</w:t>
      </w:r>
    </w:p>
    <w:p w14:paraId="453EFA98" w14:textId="77777777" w:rsidR="00CC3AE1" w:rsidRPr="001A7D33" w:rsidRDefault="00CC3AE1" w:rsidP="00CC3AE1">
      <w:pPr>
        <w:rPr>
          <w:color w:val="767171" w:themeColor="background2" w:themeShade="80"/>
        </w:rPr>
      </w:pPr>
      <w:r w:rsidRPr="001A7D33">
        <w:rPr>
          <w:noProof/>
          <w:color w:val="767171" w:themeColor="background2" w:themeShade="80"/>
        </w:rPr>
        <w:drawing>
          <wp:inline distT="0" distB="0" distL="0" distR="0" wp14:anchorId="2F013241" wp14:editId="5BF1A5CD">
            <wp:extent cx="2286000" cy="12573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0" cy="1257300"/>
                    </a:xfrm>
                    <a:prstGeom prst="rect">
                      <a:avLst/>
                    </a:prstGeom>
                    <a:noFill/>
                    <a:ln>
                      <a:solidFill>
                        <a:schemeClr val="tx1"/>
                      </a:solidFill>
                    </a:ln>
                  </pic:spPr>
                </pic:pic>
              </a:graphicData>
            </a:graphic>
          </wp:inline>
        </w:drawing>
      </w:r>
    </w:p>
    <w:p w14:paraId="1C20602E" w14:textId="0C4186D1" w:rsidR="00CC3AE1" w:rsidRPr="001C23E4" w:rsidRDefault="00CC3AE1" w:rsidP="00CC3AE1">
      <w:pPr>
        <w:rPr>
          <w:rFonts w:ascii="Open Sans" w:hAnsi="Open Sans"/>
          <w:color w:val="404040" w:themeColor="text1" w:themeTint="BF"/>
          <w:sz w:val="24"/>
          <w:szCs w:val="24"/>
        </w:rPr>
      </w:pPr>
      <w:r w:rsidRPr="001C23E4">
        <w:rPr>
          <w:rFonts w:ascii="Open Sans" w:hAnsi="Open Sans"/>
          <w:color w:val="404040" w:themeColor="text1" w:themeTint="BF"/>
          <w:sz w:val="24"/>
          <w:szCs w:val="24"/>
        </w:rPr>
        <w:t xml:space="preserve">You will see the data flow in the dashboard. Please refer to the </w:t>
      </w:r>
      <w:r w:rsidR="00DD6DBE">
        <w:rPr>
          <w:rFonts w:ascii="Open Sans" w:hAnsi="Open Sans"/>
          <w:color w:val="404040" w:themeColor="text1" w:themeTint="BF"/>
          <w:sz w:val="24"/>
          <w:szCs w:val="24"/>
        </w:rPr>
        <w:t>S</w:t>
      </w:r>
      <w:r w:rsidRPr="001C23E4">
        <w:rPr>
          <w:rFonts w:ascii="Open Sans" w:hAnsi="Open Sans"/>
          <w:color w:val="404040" w:themeColor="text1" w:themeTint="BF"/>
          <w:sz w:val="24"/>
          <w:szCs w:val="24"/>
        </w:rPr>
        <w:t>teps 1.1, 1.3</w:t>
      </w:r>
      <w:r w:rsidR="00DD6DBE">
        <w:rPr>
          <w:rFonts w:ascii="Open Sans" w:hAnsi="Open Sans"/>
          <w:color w:val="404040" w:themeColor="text1" w:themeTint="BF"/>
          <w:sz w:val="24"/>
          <w:szCs w:val="24"/>
        </w:rPr>
        <w:t>,</w:t>
      </w:r>
      <w:r w:rsidRPr="001C23E4">
        <w:rPr>
          <w:rFonts w:ascii="Open Sans" w:hAnsi="Open Sans"/>
          <w:color w:val="404040" w:themeColor="text1" w:themeTint="BF"/>
          <w:sz w:val="24"/>
          <w:szCs w:val="24"/>
        </w:rPr>
        <w:t xml:space="preserve"> and 2.2 in the architecture diagram.</w:t>
      </w:r>
    </w:p>
    <w:p w14:paraId="211678B7" w14:textId="48DDAED5" w:rsidR="00CC3AE1" w:rsidRPr="001C23E4" w:rsidRDefault="00CC3AE1" w:rsidP="00CC3AE1">
      <w:pPr>
        <w:rPr>
          <w:rFonts w:ascii="Open Sans" w:hAnsi="Open Sans"/>
          <w:color w:val="404040" w:themeColor="text1" w:themeTint="BF"/>
          <w:sz w:val="24"/>
          <w:szCs w:val="24"/>
        </w:rPr>
      </w:pPr>
      <w:r w:rsidRPr="001C23E4">
        <w:rPr>
          <w:rFonts w:ascii="Open Sans" w:hAnsi="Open Sans"/>
          <w:color w:val="404040" w:themeColor="text1" w:themeTint="BF"/>
          <w:sz w:val="24"/>
          <w:szCs w:val="24"/>
        </w:rPr>
        <w:t xml:space="preserve">Note: We used </w:t>
      </w:r>
      <w:r w:rsidR="00717B46">
        <w:rPr>
          <w:rFonts w:ascii="Open Sans" w:hAnsi="Open Sans"/>
          <w:color w:val="404040" w:themeColor="text1" w:themeTint="BF"/>
          <w:sz w:val="24"/>
          <w:szCs w:val="24"/>
        </w:rPr>
        <w:t xml:space="preserve">the </w:t>
      </w:r>
      <w:r w:rsidRPr="001C23E4">
        <w:rPr>
          <w:rFonts w:ascii="Open Sans" w:hAnsi="Open Sans"/>
          <w:color w:val="404040" w:themeColor="text1" w:themeTint="BF"/>
          <w:sz w:val="24"/>
          <w:szCs w:val="24"/>
        </w:rPr>
        <w:t xml:space="preserve">company‘s “on premises” data from </w:t>
      </w:r>
      <w:r w:rsidR="00DD6DBE">
        <w:rPr>
          <w:rFonts w:ascii="Open Sans" w:hAnsi="Open Sans"/>
          <w:color w:val="404040" w:themeColor="text1" w:themeTint="BF"/>
          <w:sz w:val="24"/>
          <w:szCs w:val="24"/>
        </w:rPr>
        <w:t xml:space="preserve">the </w:t>
      </w:r>
      <w:r w:rsidRPr="001C23E4">
        <w:rPr>
          <w:rFonts w:ascii="Open Sans" w:hAnsi="Open Sans"/>
          <w:color w:val="404040" w:themeColor="text1" w:themeTint="BF"/>
          <w:sz w:val="24"/>
          <w:szCs w:val="24"/>
        </w:rPr>
        <w:t>company’s site.</w:t>
      </w:r>
    </w:p>
    <w:p w14:paraId="7621BA33" w14:textId="77777777" w:rsidR="00CC3AE1" w:rsidRPr="00DB03BB" w:rsidRDefault="00CC3AE1" w:rsidP="00CC3AE1"/>
    <w:p w14:paraId="06F13FCD" w14:textId="77777777" w:rsidR="00CC3AE1" w:rsidRDefault="00CC3AE1" w:rsidP="008A7FED">
      <w:pPr>
        <w:pStyle w:val="DocH2"/>
        <w:numPr>
          <w:ilvl w:val="1"/>
          <w:numId w:val="2"/>
        </w:numPr>
      </w:pPr>
      <w:bookmarkStart w:id="192" w:name="_Toc467687830"/>
      <w:r w:rsidRPr="004F5322">
        <w:t xml:space="preserve">Step 4: Load Company Data from MySQL to Amazon RedShift using </w:t>
      </w:r>
      <w:proofErr w:type="spellStart"/>
      <w:r w:rsidRPr="004F5322">
        <w:t>Attunity</w:t>
      </w:r>
      <w:proofErr w:type="spellEnd"/>
      <w:r w:rsidRPr="004F5322">
        <w:t xml:space="preserve"> </w:t>
      </w:r>
      <w:proofErr w:type="spellStart"/>
      <w:r w:rsidRPr="004F5322">
        <w:t>Cloudbeam</w:t>
      </w:r>
      <w:bookmarkEnd w:id="192"/>
      <w:proofErr w:type="spellEnd"/>
    </w:p>
    <w:p w14:paraId="702945F4" w14:textId="477255E2" w:rsidR="00CC3AE1" w:rsidRPr="001C23E4" w:rsidRDefault="00CC3AE1" w:rsidP="00CC3AE1">
      <w:pPr>
        <w:rPr>
          <w:rFonts w:ascii="Open Sans" w:hAnsi="Open Sans"/>
          <w:color w:val="404040" w:themeColor="text1" w:themeTint="BF"/>
          <w:sz w:val="24"/>
          <w:szCs w:val="24"/>
        </w:rPr>
      </w:pPr>
      <w:r>
        <w:rPr>
          <w:rFonts w:ascii="Open Sans" w:hAnsi="Open Sans"/>
          <w:color w:val="404040" w:themeColor="text1" w:themeTint="BF"/>
          <w:sz w:val="24"/>
          <w:szCs w:val="24"/>
        </w:rPr>
        <w:t>C</w:t>
      </w:r>
      <w:r w:rsidRPr="001C23E4">
        <w:rPr>
          <w:rFonts w:ascii="Open Sans" w:hAnsi="Open Sans"/>
          <w:color w:val="404040" w:themeColor="text1" w:themeTint="BF"/>
          <w:sz w:val="24"/>
          <w:szCs w:val="24"/>
        </w:rPr>
        <w:t xml:space="preserve">lick the Start button </w:t>
      </w:r>
      <w:r w:rsidR="00717B46">
        <w:rPr>
          <w:rFonts w:ascii="Open Sans" w:hAnsi="Open Sans"/>
          <w:color w:val="404040" w:themeColor="text1" w:themeTint="BF"/>
          <w:sz w:val="24"/>
          <w:szCs w:val="24"/>
        </w:rPr>
        <w:t>in the</w:t>
      </w:r>
      <w:r w:rsidR="00717B46" w:rsidRPr="001C23E4">
        <w:rPr>
          <w:rFonts w:ascii="Open Sans" w:hAnsi="Open Sans"/>
          <w:color w:val="404040" w:themeColor="text1" w:themeTint="BF"/>
          <w:sz w:val="24"/>
          <w:szCs w:val="24"/>
        </w:rPr>
        <w:t xml:space="preserve"> </w:t>
      </w:r>
      <w:r w:rsidRPr="001C23E4">
        <w:rPr>
          <w:rFonts w:ascii="Open Sans" w:hAnsi="Open Sans"/>
          <w:color w:val="404040" w:themeColor="text1" w:themeTint="BF"/>
          <w:sz w:val="24"/>
          <w:szCs w:val="24"/>
        </w:rPr>
        <w:t>“Step – 3 Historical Company Data Load” box</w:t>
      </w:r>
      <w:r w:rsidR="00717B46">
        <w:rPr>
          <w:rFonts w:ascii="Open Sans" w:hAnsi="Open Sans"/>
          <w:color w:val="404040" w:themeColor="text1" w:themeTint="BF"/>
          <w:sz w:val="24"/>
          <w:szCs w:val="24"/>
        </w:rPr>
        <w:t>.</w:t>
      </w:r>
      <w:r w:rsidRPr="001C23E4">
        <w:rPr>
          <w:rFonts w:ascii="Open Sans" w:hAnsi="Open Sans"/>
          <w:color w:val="404040" w:themeColor="text1" w:themeTint="BF"/>
          <w:sz w:val="24"/>
          <w:szCs w:val="24"/>
        </w:rPr>
        <w:t xml:space="preserve"> </w:t>
      </w:r>
      <w:r w:rsidR="00DD6DBE">
        <w:rPr>
          <w:rFonts w:ascii="Open Sans" w:hAnsi="Open Sans"/>
          <w:color w:val="404040" w:themeColor="text1" w:themeTint="BF"/>
          <w:sz w:val="24"/>
          <w:szCs w:val="24"/>
        </w:rPr>
        <w:t>This</w:t>
      </w:r>
      <w:r w:rsidR="00717B46" w:rsidRPr="001C23E4">
        <w:rPr>
          <w:rFonts w:ascii="Open Sans" w:hAnsi="Open Sans"/>
          <w:color w:val="404040" w:themeColor="text1" w:themeTint="BF"/>
          <w:sz w:val="24"/>
          <w:szCs w:val="24"/>
        </w:rPr>
        <w:t xml:space="preserve"> </w:t>
      </w:r>
      <w:r w:rsidRPr="001C23E4">
        <w:rPr>
          <w:rFonts w:ascii="Open Sans" w:hAnsi="Open Sans"/>
          <w:color w:val="404040" w:themeColor="text1" w:themeTint="BF"/>
          <w:sz w:val="24"/>
          <w:szCs w:val="24"/>
        </w:rPr>
        <w:t xml:space="preserve">will interact with the EC2 instance where </w:t>
      </w:r>
      <w:proofErr w:type="spellStart"/>
      <w:r w:rsidRPr="001C23E4">
        <w:rPr>
          <w:rFonts w:ascii="Open Sans" w:hAnsi="Open Sans"/>
          <w:color w:val="404040" w:themeColor="text1" w:themeTint="BF"/>
          <w:sz w:val="24"/>
          <w:szCs w:val="24"/>
        </w:rPr>
        <w:t>Attunity</w:t>
      </w:r>
      <w:proofErr w:type="spellEnd"/>
      <w:r w:rsidRPr="001C23E4">
        <w:rPr>
          <w:rFonts w:ascii="Open Sans" w:hAnsi="Open Sans"/>
          <w:color w:val="404040" w:themeColor="text1" w:themeTint="BF"/>
          <w:sz w:val="24"/>
          <w:szCs w:val="24"/>
        </w:rPr>
        <w:t xml:space="preserve"> </w:t>
      </w:r>
      <w:proofErr w:type="spellStart"/>
      <w:r w:rsidRPr="001C23E4">
        <w:rPr>
          <w:rFonts w:ascii="Open Sans" w:hAnsi="Open Sans"/>
          <w:color w:val="404040" w:themeColor="text1" w:themeTint="BF"/>
          <w:sz w:val="24"/>
          <w:szCs w:val="24"/>
        </w:rPr>
        <w:t>Cloudbeam</w:t>
      </w:r>
      <w:proofErr w:type="spellEnd"/>
      <w:r w:rsidRPr="001C23E4">
        <w:rPr>
          <w:rFonts w:ascii="Open Sans" w:hAnsi="Open Sans"/>
          <w:color w:val="404040" w:themeColor="text1" w:themeTint="BF"/>
          <w:sz w:val="24"/>
          <w:szCs w:val="24"/>
        </w:rPr>
        <w:t xml:space="preserve"> is hosted and </w:t>
      </w:r>
      <w:r w:rsidR="00DD6DBE">
        <w:rPr>
          <w:rFonts w:ascii="Open Sans" w:hAnsi="Open Sans"/>
          <w:color w:val="404040" w:themeColor="text1" w:themeTint="BF"/>
          <w:sz w:val="24"/>
          <w:szCs w:val="24"/>
        </w:rPr>
        <w:t>will move</w:t>
      </w:r>
      <w:r w:rsidRPr="001C23E4">
        <w:rPr>
          <w:rFonts w:ascii="Open Sans" w:hAnsi="Open Sans"/>
          <w:color w:val="404040" w:themeColor="text1" w:themeTint="BF"/>
          <w:sz w:val="24"/>
          <w:szCs w:val="24"/>
        </w:rPr>
        <w:t xml:space="preserve"> </w:t>
      </w:r>
      <w:r w:rsidR="00717B46">
        <w:rPr>
          <w:rFonts w:ascii="Open Sans" w:hAnsi="Open Sans"/>
          <w:color w:val="404040" w:themeColor="text1" w:themeTint="BF"/>
          <w:sz w:val="24"/>
          <w:szCs w:val="24"/>
        </w:rPr>
        <w:t xml:space="preserve">the </w:t>
      </w:r>
      <w:r w:rsidRPr="001C23E4">
        <w:rPr>
          <w:rFonts w:ascii="Open Sans" w:hAnsi="Open Sans"/>
          <w:color w:val="404040" w:themeColor="text1" w:themeTint="BF"/>
          <w:sz w:val="24"/>
          <w:szCs w:val="24"/>
        </w:rPr>
        <w:t>data to Redshift from MySQL.</w:t>
      </w:r>
    </w:p>
    <w:p w14:paraId="7A6DA177" w14:textId="77777777" w:rsidR="00CC3AE1" w:rsidRPr="00606D9B" w:rsidRDefault="00CC3AE1" w:rsidP="00CC3AE1">
      <w:pPr>
        <w:rPr>
          <w:color w:val="767171" w:themeColor="background2" w:themeShade="80"/>
        </w:rPr>
      </w:pPr>
      <w:r w:rsidRPr="001A7D33">
        <w:rPr>
          <w:noProof/>
        </w:rPr>
        <w:drawing>
          <wp:inline distT="0" distB="0" distL="0" distR="0" wp14:anchorId="6072A088" wp14:editId="2885734D">
            <wp:extent cx="2286000" cy="12382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0" cy="1238250"/>
                    </a:xfrm>
                    <a:prstGeom prst="rect">
                      <a:avLst/>
                    </a:prstGeom>
                    <a:noFill/>
                    <a:ln>
                      <a:solidFill>
                        <a:schemeClr val="tx1"/>
                      </a:solidFill>
                    </a:ln>
                  </pic:spPr>
                </pic:pic>
              </a:graphicData>
            </a:graphic>
          </wp:inline>
        </w:drawing>
      </w:r>
    </w:p>
    <w:p w14:paraId="5AD84DF0" w14:textId="31E5BD7E" w:rsidR="00CC3AE1" w:rsidRDefault="00CC3AE1" w:rsidP="005C55C9">
      <w:pPr>
        <w:rPr>
          <w:rFonts w:ascii="Open Sans" w:hAnsi="Open Sans"/>
          <w:color w:val="404040" w:themeColor="text1" w:themeTint="BF"/>
          <w:sz w:val="24"/>
          <w:szCs w:val="24"/>
        </w:rPr>
      </w:pPr>
      <w:r w:rsidRPr="001C23E4">
        <w:rPr>
          <w:rFonts w:ascii="Open Sans" w:hAnsi="Open Sans"/>
          <w:color w:val="404040" w:themeColor="text1" w:themeTint="BF"/>
          <w:sz w:val="24"/>
          <w:szCs w:val="24"/>
        </w:rPr>
        <w:t xml:space="preserve">You will see the data flow in the dashboard. Please refer to the </w:t>
      </w:r>
      <w:r w:rsidR="00DD6DBE" w:rsidRPr="00483391">
        <w:rPr>
          <w:rFonts w:ascii="Open Sans" w:hAnsi="Open Sans"/>
          <w:b/>
          <w:color w:val="404040" w:themeColor="text1" w:themeTint="BF"/>
          <w:sz w:val="24"/>
          <w:szCs w:val="24"/>
        </w:rPr>
        <w:t>S</w:t>
      </w:r>
      <w:r w:rsidRPr="00483391">
        <w:rPr>
          <w:rFonts w:ascii="Open Sans" w:hAnsi="Open Sans"/>
          <w:b/>
          <w:color w:val="404040" w:themeColor="text1" w:themeTint="BF"/>
          <w:sz w:val="24"/>
          <w:szCs w:val="24"/>
        </w:rPr>
        <w:t>tep 2.1</w:t>
      </w:r>
      <w:r w:rsidRPr="001C23E4">
        <w:rPr>
          <w:rFonts w:ascii="Open Sans" w:hAnsi="Open Sans"/>
          <w:color w:val="404040" w:themeColor="text1" w:themeTint="BF"/>
          <w:sz w:val="24"/>
          <w:szCs w:val="24"/>
        </w:rPr>
        <w:t xml:space="preserve"> in the architecture diagram.</w:t>
      </w:r>
    </w:p>
    <w:p w14:paraId="3732C5D5" w14:textId="77777777" w:rsidR="008A7FED" w:rsidRPr="001C23E4" w:rsidRDefault="008A7FED" w:rsidP="005C55C9">
      <w:pPr>
        <w:rPr>
          <w:rFonts w:ascii="Open Sans" w:hAnsi="Open Sans"/>
          <w:color w:val="404040" w:themeColor="text1" w:themeTint="BF"/>
          <w:sz w:val="24"/>
          <w:szCs w:val="24"/>
        </w:rPr>
      </w:pPr>
    </w:p>
    <w:p w14:paraId="6AAE2D7E" w14:textId="1E1E499D" w:rsidR="00CC3AE1" w:rsidRDefault="00CC3AE1" w:rsidP="00DD6DBE">
      <w:pPr>
        <w:pStyle w:val="DocH2"/>
        <w:numPr>
          <w:ilvl w:val="1"/>
          <w:numId w:val="2"/>
        </w:numPr>
      </w:pPr>
      <w:bookmarkStart w:id="193" w:name="_Toc467687831"/>
      <w:r w:rsidRPr="004F5322">
        <w:lastRenderedPageBreak/>
        <w:t>Step 5: Load Stock and Weather Incremental Data</w:t>
      </w:r>
      <w:bookmarkEnd w:id="193"/>
    </w:p>
    <w:p w14:paraId="37141A62" w14:textId="1915A70D" w:rsidR="00CC3AE1" w:rsidRDefault="009F6A06" w:rsidP="00CC3AE1">
      <w:pPr>
        <w:rPr>
          <w:rFonts w:ascii="Open Sans" w:hAnsi="Open Sans"/>
          <w:color w:val="404040" w:themeColor="text1" w:themeTint="BF"/>
          <w:sz w:val="24"/>
          <w:szCs w:val="24"/>
        </w:rPr>
      </w:pPr>
      <w:r>
        <w:rPr>
          <w:rFonts w:ascii="Open Sans" w:hAnsi="Open Sans"/>
          <w:color w:val="404040" w:themeColor="text1" w:themeTint="BF"/>
          <w:sz w:val="24"/>
          <w:szCs w:val="24"/>
        </w:rPr>
        <w:t>C</w:t>
      </w:r>
      <w:r w:rsidR="00CC3AE1" w:rsidRPr="001C23E4">
        <w:rPr>
          <w:rFonts w:ascii="Open Sans" w:hAnsi="Open Sans"/>
          <w:color w:val="404040" w:themeColor="text1" w:themeTint="BF"/>
          <w:sz w:val="24"/>
          <w:szCs w:val="24"/>
        </w:rPr>
        <w:t>lick</w:t>
      </w:r>
      <w:r>
        <w:rPr>
          <w:rFonts w:ascii="Open Sans" w:hAnsi="Open Sans"/>
          <w:color w:val="404040" w:themeColor="text1" w:themeTint="BF"/>
          <w:sz w:val="24"/>
          <w:szCs w:val="24"/>
        </w:rPr>
        <w:t xml:space="preserve"> on</w:t>
      </w:r>
      <w:r w:rsidR="00CC3AE1" w:rsidRPr="001C23E4">
        <w:rPr>
          <w:rFonts w:ascii="Open Sans" w:hAnsi="Open Sans"/>
          <w:color w:val="404040" w:themeColor="text1" w:themeTint="BF"/>
          <w:sz w:val="24"/>
          <w:szCs w:val="24"/>
        </w:rPr>
        <w:t xml:space="preserve"> the Start button </w:t>
      </w:r>
      <w:r>
        <w:rPr>
          <w:rFonts w:ascii="Open Sans" w:hAnsi="Open Sans"/>
          <w:color w:val="404040" w:themeColor="text1" w:themeTint="BF"/>
          <w:sz w:val="24"/>
          <w:szCs w:val="24"/>
        </w:rPr>
        <w:t>in the</w:t>
      </w:r>
      <w:r w:rsidRPr="001C23E4">
        <w:rPr>
          <w:rFonts w:ascii="Open Sans" w:hAnsi="Open Sans"/>
          <w:color w:val="404040" w:themeColor="text1" w:themeTint="BF"/>
          <w:sz w:val="24"/>
          <w:szCs w:val="24"/>
        </w:rPr>
        <w:t xml:space="preserve"> </w:t>
      </w:r>
      <w:r w:rsidR="00CC3AE1" w:rsidRPr="001C23E4">
        <w:rPr>
          <w:rFonts w:ascii="Open Sans" w:hAnsi="Open Sans"/>
          <w:color w:val="404040" w:themeColor="text1" w:themeTint="BF"/>
          <w:sz w:val="24"/>
          <w:szCs w:val="24"/>
        </w:rPr>
        <w:t>“Step – 4 Incremental Stock and Weather Data L</w:t>
      </w:r>
      <w:r w:rsidR="00CC3AE1">
        <w:rPr>
          <w:rFonts w:ascii="Open Sans" w:hAnsi="Open Sans"/>
          <w:color w:val="404040" w:themeColor="text1" w:themeTint="BF"/>
          <w:sz w:val="24"/>
          <w:szCs w:val="24"/>
        </w:rPr>
        <w:t>oad” box</w:t>
      </w:r>
      <w:r>
        <w:rPr>
          <w:rFonts w:ascii="Open Sans" w:hAnsi="Open Sans"/>
          <w:color w:val="404040" w:themeColor="text1" w:themeTint="BF"/>
          <w:sz w:val="24"/>
          <w:szCs w:val="24"/>
        </w:rPr>
        <w:t>.</w:t>
      </w:r>
      <w:r w:rsidR="00CC3AE1">
        <w:rPr>
          <w:rFonts w:ascii="Open Sans" w:hAnsi="Open Sans"/>
          <w:color w:val="404040" w:themeColor="text1" w:themeTint="BF"/>
          <w:sz w:val="24"/>
          <w:szCs w:val="24"/>
        </w:rPr>
        <w:t xml:space="preserve"> </w:t>
      </w:r>
      <w:r w:rsidR="00FA551A">
        <w:rPr>
          <w:rFonts w:ascii="Open Sans" w:hAnsi="Open Sans"/>
          <w:color w:val="404040" w:themeColor="text1" w:themeTint="BF"/>
          <w:sz w:val="24"/>
          <w:szCs w:val="24"/>
        </w:rPr>
        <w:t>This</w:t>
      </w:r>
      <w:r w:rsidR="00CC3AE1">
        <w:rPr>
          <w:rFonts w:ascii="Open Sans" w:hAnsi="Open Sans"/>
          <w:color w:val="404040" w:themeColor="text1" w:themeTint="BF"/>
          <w:sz w:val="24"/>
          <w:szCs w:val="24"/>
        </w:rPr>
        <w:t xml:space="preserve"> will load</w:t>
      </w:r>
      <w:r>
        <w:rPr>
          <w:rFonts w:ascii="Open Sans" w:hAnsi="Open Sans"/>
          <w:color w:val="404040" w:themeColor="text1" w:themeTint="BF"/>
          <w:sz w:val="24"/>
          <w:szCs w:val="24"/>
        </w:rPr>
        <w:t xml:space="preserve"> the</w:t>
      </w:r>
      <w:r w:rsidR="00CC3AE1" w:rsidRPr="001C23E4">
        <w:rPr>
          <w:rFonts w:ascii="Open Sans" w:hAnsi="Open Sans"/>
          <w:color w:val="404040" w:themeColor="text1" w:themeTint="BF"/>
          <w:sz w:val="24"/>
          <w:szCs w:val="24"/>
        </w:rPr>
        <w:t xml:space="preserve"> incremental stock and weather data. </w:t>
      </w:r>
    </w:p>
    <w:p w14:paraId="1944F2C0" w14:textId="6EB65E75" w:rsidR="00CC3AE1" w:rsidRPr="001C23E4" w:rsidRDefault="00CC3AE1" w:rsidP="00CC3AE1">
      <w:pPr>
        <w:rPr>
          <w:rFonts w:ascii="Open Sans" w:hAnsi="Open Sans"/>
          <w:color w:val="404040" w:themeColor="text1" w:themeTint="BF"/>
          <w:sz w:val="24"/>
          <w:szCs w:val="24"/>
        </w:rPr>
      </w:pPr>
      <w:r w:rsidRPr="001C23E4">
        <w:rPr>
          <w:rFonts w:ascii="Open Sans" w:hAnsi="Open Sans"/>
          <w:color w:val="404040" w:themeColor="text1" w:themeTint="BF"/>
          <w:sz w:val="24"/>
          <w:szCs w:val="24"/>
        </w:rPr>
        <w:t xml:space="preserve">Weather data will be loaded once a day and </w:t>
      </w:r>
      <w:r w:rsidR="009F6A06">
        <w:rPr>
          <w:rFonts w:ascii="Open Sans" w:hAnsi="Open Sans"/>
          <w:color w:val="404040" w:themeColor="text1" w:themeTint="BF"/>
          <w:sz w:val="24"/>
          <w:szCs w:val="24"/>
        </w:rPr>
        <w:t xml:space="preserve">the </w:t>
      </w:r>
      <w:r w:rsidRPr="001C23E4">
        <w:rPr>
          <w:rFonts w:ascii="Open Sans" w:hAnsi="Open Sans"/>
          <w:color w:val="404040" w:themeColor="text1" w:themeTint="BF"/>
          <w:sz w:val="24"/>
          <w:szCs w:val="24"/>
        </w:rPr>
        <w:t>stock data will be loaded every 5 seconds.</w:t>
      </w:r>
    </w:p>
    <w:p w14:paraId="05217EBA" w14:textId="77777777" w:rsidR="008A7FED" w:rsidRDefault="00CC3AE1" w:rsidP="00CC3AE1">
      <w:pPr>
        <w:rPr>
          <w:color w:val="767171" w:themeColor="background2" w:themeShade="80"/>
        </w:rPr>
      </w:pPr>
      <w:r w:rsidRPr="001A7D33">
        <w:rPr>
          <w:noProof/>
          <w:color w:val="767171" w:themeColor="background2" w:themeShade="80"/>
        </w:rPr>
        <w:drawing>
          <wp:inline distT="0" distB="0" distL="0" distR="0" wp14:anchorId="22A5080C" wp14:editId="30327B3E">
            <wp:extent cx="2143125" cy="12001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43125" cy="1200150"/>
                    </a:xfrm>
                    <a:prstGeom prst="rect">
                      <a:avLst/>
                    </a:prstGeom>
                    <a:noFill/>
                    <a:ln>
                      <a:solidFill>
                        <a:schemeClr val="tx1"/>
                      </a:solidFill>
                    </a:ln>
                  </pic:spPr>
                </pic:pic>
              </a:graphicData>
            </a:graphic>
          </wp:inline>
        </w:drawing>
      </w:r>
    </w:p>
    <w:p w14:paraId="71076A47" w14:textId="083BA446" w:rsidR="00CC3AE1" w:rsidRDefault="00CC3AE1" w:rsidP="00CC3AE1">
      <w:pPr>
        <w:rPr>
          <w:rFonts w:ascii="Open Sans" w:hAnsi="Open Sans"/>
          <w:color w:val="404040" w:themeColor="text1" w:themeTint="BF"/>
          <w:sz w:val="24"/>
          <w:szCs w:val="24"/>
        </w:rPr>
      </w:pPr>
      <w:r w:rsidRPr="001C23E4">
        <w:rPr>
          <w:rFonts w:ascii="Open Sans" w:hAnsi="Open Sans"/>
          <w:color w:val="404040" w:themeColor="text1" w:themeTint="BF"/>
          <w:sz w:val="24"/>
          <w:szCs w:val="24"/>
        </w:rPr>
        <w:t xml:space="preserve">You will see the data flow in the dashboard. Please refer to the </w:t>
      </w:r>
      <w:r w:rsidR="00FA551A">
        <w:rPr>
          <w:rFonts w:ascii="Open Sans" w:hAnsi="Open Sans"/>
          <w:color w:val="404040" w:themeColor="text1" w:themeTint="BF"/>
          <w:sz w:val="24"/>
          <w:szCs w:val="24"/>
        </w:rPr>
        <w:t>St</w:t>
      </w:r>
      <w:r w:rsidRPr="001C23E4">
        <w:rPr>
          <w:rFonts w:ascii="Open Sans" w:hAnsi="Open Sans"/>
          <w:color w:val="404040" w:themeColor="text1" w:themeTint="BF"/>
          <w:sz w:val="24"/>
          <w:szCs w:val="24"/>
        </w:rPr>
        <w:t>eps 3.1 and 3.2 in the architecture diagram.</w:t>
      </w:r>
    </w:p>
    <w:p w14:paraId="44851549" w14:textId="77777777" w:rsidR="008A7FED" w:rsidRPr="008A7FED" w:rsidRDefault="008A7FED" w:rsidP="00CC3AE1">
      <w:pPr>
        <w:rPr>
          <w:color w:val="767171" w:themeColor="background2" w:themeShade="80"/>
        </w:rPr>
      </w:pPr>
    </w:p>
    <w:p w14:paraId="34576779" w14:textId="1E445FBE" w:rsidR="00CC3AE1" w:rsidRDefault="00CC3AE1" w:rsidP="001935EF">
      <w:pPr>
        <w:pStyle w:val="DocH2"/>
        <w:numPr>
          <w:ilvl w:val="1"/>
          <w:numId w:val="2"/>
        </w:numPr>
      </w:pPr>
      <w:bookmarkStart w:id="194" w:name="_Toc467687832"/>
      <w:r w:rsidRPr="004F5322">
        <w:t>Step 6: Start Prediction</w:t>
      </w:r>
      <w:bookmarkEnd w:id="194"/>
    </w:p>
    <w:p w14:paraId="1829545E" w14:textId="6749C071" w:rsidR="00CC3AE1" w:rsidRPr="001C23E4" w:rsidRDefault="00CC3AE1" w:rsidP="00CC3AE1">
      <w:pPr>
        <w:rPr>
          <w:rFonts w:ascii="Open Sans" w:hAnsi="Open Sans"/>
          <w:color w:val="404040" w:themeColor="text1" w:themeTint="BF"/>
          <w:sz w:val="24"/>
          <w:szCs w:val="24"/>
        </w:rPr>
      </w:pPr>
      <w:r w:rsidRPr="001C23E4">
        <w:rPr>
          <w:rFonts w:ascii="Open Sans" w:hAnsi="Open Sans"/>
          <w:color w:val="404040" w:themeColor="text1" w:themeTint="BF"/>
          <w:sz w:val="24"/>
          <w:szCs w:val="24"/>
        </w:rPr>
        <w:t xml:space="preserve">Once you click </w:t>
      </w:r>
      <w:r w:rsidR="009F6A06">
        <w:rPr>
          <w:rFonts w:ascii="Open Sans" w:hAnsi="Open Sans"/>
          <w:color w:val="404040" w:themeColor="text1" w:themeTint="BF"/>
          <w:sz w:val="24"/>
          <w:szCs w:val="24"/>
        </w:rPr>
        <w:t xml:space="preserve">on </w:t>
      </w:r>
      <w:r w:rsidRPr="001C23E4">
        <w:rPr>
          <w:rFonts w:ascii="Open Sans" w:hAnsi="Open Sans"/>
          <w:color w:val="404040" w:themeColor="text1" w:themeTint="BF"/>
          <w:sz w:val="24"/>
          <w:szCs w:val="24"/>
        </w:rPr>
        <w:t xml:space="preserve">the Start button </w:t>
      </w:r>
      <w:r w:rsidR="009F6A06">
        <w:rPr>
          <w:rFonts w:ascii="Open Sans" w:hAnsi="Open Sans"/>
          <w:color w:val="404040" w:themeColor="text1" w:themeTint="BF"/>
          <w:sz w:val="24"/>
          <w:szCs w:val="24"/>
        </w:rPr>
        <w:t>in the</w:t>
      </w:r>
      <w:r w:rsidR="009F6A06" w:rsidRPr="001C23E4">
        <w:rPr>
          <w:rFonts w:ascii="Open Sans" w:hAnsi="Open Sans"/>
          <w:color w:val="404040" w:themeColor="text1" w:themeTint="BF"/>
          <w:sz w:val="24"/>
          <w:szCs w:val="24"/>
        </w:rPr>
        <w:t xml:space="preserve"> </w:t>
      </w:r>
      <w:r w:rsidRPr="001C23E4">
        <w:rPr>
          <w:rFonts w:ascii="Open Sans" w:hAnsi="Open Sans"/>
          <w:color w:val="404040" w:themeColor="text1" w:themeTint="BF"/>
          <w:sz w:val="24"/>
          <w:szCs w:val="24"/>
        </w:rPr>
        <w:t xml:space="preserve">“Step – 5 Storm Prediction” box, it will trigger the R script and start predicting whether there is a forecast of </w:t>
      </w:r>
      <w:r w:rsidR="001935EF">
        <w:rPr>
          <w:rFonts w:ascii="Open Sans" w:hAnsi="Open Sans"/>
          <w:color w:val="404040" w:themeColor="text1" w:themeTint="BF"/>
          <w:sz w:val="24"/>
          <w:szCs w:val="24"/>
        </w:rPr>
        <w:t xml:space="preserve">a </w:t>
      </w:r>
      <w:r w:rsidRPr="001C23E4">
        <w:rPr>
          <w:rFonts w:ascii="Open Sans" w:hAnsi="Open Sans"/>
          <w:color w:val="404040" w:themeColor="text1" w:themeTint="BF"/>
          <w:sz w:val="24"/>
          <w:szCs w:val="24"/>
        </w:rPr>
        <w:t>storm in next 5 days and load that data into Redshift.</w:t>
      </w:r>
    </w:p>
    <w:p w14:paraId="04965199" w14:textId="77777777" w:rsidR="00CC3AE1" w:rsidRDefault="00CC3AE1" w:rsidP="00CC3AE1">
      <w:r>
        <w:rPr>
          <w:noProof/>
        </w:rPr>
        <w:drawing>
          <wp:inline distT="0" distB="0" distL="0" distR="0" wp14:anchorId="1BAECCEC" wp14:editId="1BF83395">
            <wp:extent cx="2066925" cy="122872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66925" cy="1228725"/>
                    </a:xfrm>
                    <a:prstGeom prst="rect">
                      <a:avLst/>
                    </a:prstGeom>
                    <a:noFill/>
                    <a:ln>
                      <a:solidFill>
                        <a:schemeClr val="tx1"/>
                      </a:solidFill>
                    </a:ln>
                  </pic:spPr>
                </pic:pic>
              </a:graphicData>
            </a:graphic>
          </wp:inline>
        </w:drawing>
      </w:r>
    </w:p>
    <w:p w14:paraId="15C51DF2" w14:textId="2A6A0DE2" w:rsidR="00CC3AE1" w:rsidRDefault="00CC3AE1" w:rsidP="00CC3AE1">
      <w:pPr>
        <w:rPr>
          <w:rFonts w:ascii="Open Sans" w:hAnsi="Open Sans"/>
          <w:color w:val="404040" w:themeColor="text1" w:themeTint="BF"/>
          <w:sz w:val="24"/>
          <w:szCs w:val="24"/>
        </w:rPr>
      </w:pPr>
      <w:r w:rsidRPr="001C23E4">
        <w:rPr>
          <w:rFonts w:ascii="Open Sans" w:hAnsi="Open Sans"/>
          <w:color w:val="404040" w:themeColor="text1" w:themeTint="BF"/>
          <w:sz w:val="24"/>
          <w:szCs w:val="24"/>
        </w:rPr>
        <w:t xml:space="preserve">You will see the data flow in the dashboard. Please refer to the </w:t>
      </w:r>
      <w:r w:rsidR="001935EF">
        <w:rPr>
          <w:rFonts w:ascii="Open Sans" w:hAnsi="Open Sans"/>
          <w:color w:val="404040" w:themeColor="text1" w:themeTint="BF"/>
          <w:sz w:val="24"/>
          <w:szCs w:val="24"/>
        </w:rPr>
        <w:t>Steps</w:t>
      </w:r>
      <w:r w:rsidRPr="001C23E4">
        <w:rPr>
          <w:rFonts w:ascii="Open Sans" w:hAnsi="Open Sans"/>
          <w:color w:val="404040" w:themeColor="text1" w:themeTint="BF"/>
          <w:sz w:val="24"/>
          <w:szCs w:val="24"/>
        </w:rPr>
        <w:t xml:space="preserve"> 4 and 5 in the architecture diagram.</w:t>
      </w:r>
    </w:p>
    <w:p w14:paraId="461A8BB4" w14:textId="77777777" w:rsidR="00CC3AE1" w:rsidRPr="001C23E4" w:rsidRDefault="00CC3AE1" w:rsidP="00CC3AE1">
      <w:pPr>
        <w:spacing w:after="0"/>
        <w:rPr>
          <w:rFonts w:ascii="Open Sans" w:hAnsi="Open Sans"/>
          <w:color w:val="404040" w:themeColor="text1" w:themeTint="BF"/>
          <w:sz w:val="24"/>
          <w:szCs w:val="24"/>
        </w:rPr>
      </w:pPr>
      <w:r>
        <w:rPr>
          <w:rFonts w:ascii="Open Sans" w:hAnsi="Open Sans"/>
          <w:color w:val="404040" w:themeColor="text1" w:themeTint="BF"/>
          <w:sz w:val="24"/>
          <w:szCs w:val="24"/>
        </w:rPr>
        <w:br w:type="page"/>
      </w:r>
    </w:p>
    <w:p w14:paraId="036E5A7A" w14:textId="77777777" w:rsidR="008A7FED" w:rsidRDefault="00CC3AE1" w:rsidP="008A7FED">
      <w:pPr>
        <w:pStyle w:val="DocH1"/>
        <w:numPr>
          <w:ilvl w:val="0"/>
          <w:numId w:val="2"/>
        </w:numPr>
      </w:pPr>
      <w:bookmarkStart w:id="195" w:name="_Toc463370400"/>
      <w:bookmarkStart w:id="196" w:name="_Toc467687833"/>
      <w:bookmarkEnd w:id="195"/>
      <w:r w:rsidRPr="004F5322">
        <w:lastRenderedPageBreak/>
        <w:t>Appendix</w:t>
      </w:r>
      <w:bookmarkEnd w:id="196"/>
    </w:p>
    <w:p w14:paraId="3B91A4E1" w14:textId="77777777" w:rsidR="008A7FED" w:rsidRPr="008A7FED" w:rsidRDefault="008A7FED" w:rsidP="008A7FED">
      <w:pPr>
        <w:pStyle w:val="Step"/>
      </w:pPr>
    </w:p>
    <w:p w14:paraId="5D6F2C2B" w14:textId="3E023239" w:rsidR="00CC3AE1" w:rsidRDefault="00CC3AE1" w:rsidP="00CC3AE1">
      <w:pPr>
        <w:rPr>
          <w:rFonts w:ascii="Open Sans" w:hAnsi="Open Sans"/>
          <w:color w:val="404040"/>
          <w:sz w:val="24"/>
          <w:szCs w:val="24"/>
        </w:rPr>
      </w:pPr>
      <w:r w:rsidRPr="001C23E4">
        <w:rPr>
          <w:rFonts w:ascii="Open Sans" w:hAnsi="Open Sans"/>
          <w:color w:val="404040" w:themeColor="text1" w:themeTint="BF"/>
          <w:sz w:val="24"/>
          <w:szCs w:val="24"/>
        </w:rPr>
        <w:t>The table below gives an estimation of cost</w:t>
      </w:r>
      <w:r w:rsidR="00A23339">
        <w:rPr>
          <w:rFonts w:ascii="Open Sans" w:hAnsi="Open Sans"/>
          <w:color w:val="404040" w:themeColor="text1" w:themeTint="BF"/>
          <w:sz w:val="24"/>
          <w:szCs w:val="24"/>
        </w:rPr>
        <w:t>s</w:t>
      </w:r>
      <w:r>
        <w:rPr>
          <w:rFonts w:ascii="Open Sans" w:hAnsi="Open Sans"/>
          <w:color w:val="404040" w:themeColor="text1" w:themeTint="BF"/>
          <w:sz w:val="24"/>
          <w:szCs w:val="24"/>
        </w:rPr>
        <w:t xml:space="preserve"> </w:t>
      </w:r>
      <w:r w:rsidR="00A23339">
        <w:rPr>
          <w:rFonts w:ascii="Open Sans" w:hAnsi="Open Sans"/>
          <w:color w:val="404040" w:themeColor="text1" w:themeTint="BF"/>
          <w:sz w:val="24"/>
          <w:szCs w:val="24"/>
        </w:rPr>
        <w:t xml:space="preserve">for </w:t>
      </w:r>
      <w:r>
        <w:rPr>
          <w:rFonts w:ascii="Open Sans" w:hAnsi="Open Sans"/>
          <w:color w:val="404040" w:themeColor="text1" w:themeTint="BF"/>
          <w:sz w:val="24"/>
          <w:szCs w:val="24"/>
        </w:rPr>
        <w:t xml:space="preserve">each component used in </w:t>
      </w:r>
      <w:r w:rsidR="00FA0FA8">
        <w:rPr>
          <w:rFonts w:ascii="Open Sans" w:hAnsi="Open Sans"/>
          <w:color w:val="404040" w:themeColor="text1" w:themeTint="BF"/>
          <w:sz w:val="24"/>
          <w:szCs w:val="24"/>
        </w:rPr>
        <w:t xml:space="preserve">the </w:t>
      </w:r>
      <w:r>
        <w:rPr>
          <w:rFonts w:ascii="Open Sans" w:hAnsi="Open Sans"/>
          <w:color w:val="404040" w:themeColor="text1" w:themeTint="BF"/>
          <w:sz w:val="24"/>
          <w:szCs w:val="24"/>
        </w:rPr>
        <w:t>Data Pipeline process.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149"/>
        <w:gridCol w:w="3094"/>
        <w:gridCol w:w="3107"/>
      </w:tblGrid>
      <w:tr w:rsidR="00CC3AE1" w14:paraId="43FA90FF" w14:textId="77777777" w:rsidTr="00345159">
        <w:trPr>
          <w:trHeight w:val="343"/>
        </w:trPr>
        <w:tc>
          <w:tcPr>
            <w:tcW w:w="3428" w:type="dxa"/>
            <w:tcBorders>
              <w:top w:val="single" w:sz="4" w:space="0" w:color="BFBFBF"/>
              <w:left w:val="single" w:sz="4" w:space="0" w:color="BFBFBF"/>
              <w:bottom w:val="single" w:sz="4" w:space="0" w:color="BFBFBF"/>
              <w:right w:val="single" w:sz="4" w:space="0" w:color="BFBFBF"/>
            </w:tcBorders>
            <w:shd w:val="clear" w:color="auto" w:fill="9CC2E5"/>
            <w:tcMar>
              <w:left w:w="108" w:type="dxa"/>
            </w:tcMar>
          </w:tcPr>
          <w:p w14:paraId="0CFE650F" w14:textId="77777777" w:rsidR="00CC3AE1" w:rsidRDefault="00CC3AE1" w:rsidP="00345159">
            <w:pPr>
              <w:spacing w:after="0"/>
              <w:rPr>
                <w:b/>
                <w:bCs/>
                <w:sz w:val="24"/>
                <w:szCs w:val="24"/>
              </w:rPr>
            </w:pPr>
            <w:r>
              <w:rPr>
                <w:b/>
                <w:bCs/>
                <w:sz w:val="24"/>
                <w:szCs w:val="24"/>
              </w:rPr>
              <w:t>Components Name</w:t>
            </w:r>
          </w:p>
        </w:tc>
        <w:tc>
          <w:tcPr>
            <w:tcW w:w="3429" w:type="dxa"/>
            <w:tcBorders>
              <w:top w:val="single" w:sz="4" w:space="0" w:color="BFBFBF"/>
              <w:left w:val="single" w:sz="4" w:space="0" w:color="BFBFBF"/>
              <w:bottom w:val="single" w:sz="4" w:space="0" w:color="BFBFBF"/>
              <w:right w:val="single" w:sz="4" w:space="0" w:color="BFBFBF"/>
            </w:tcBorders>
            <w:shd w:val="clear" w:color="auto" w:fill="9CC2E5"/>
            <w:tcMar>
              <w:left w:w="108" w:type="dxa"/>
            </w:tcMar>
          </w:tcPr>
          <w:p w14:paraId="1677B875" w14:textId="77777777" w:rsidR="00CC3AE1" w:rsidRDefault="00CC3AE1" w:rsidP="00345159">
            <w:pPr>
              <w:spacing w:after="0"/>
              <w:rPr>
                <w:b/>
                <w:bCs/>
                <w:sz w:val="24"/>
                <w:szCs w:val="24"/>
              </w:rPr>
            </w:pPr>
            <w:r>
              <w:rPr>
                <w:b/>
                <w:bCs/>
                <w:sz w:val="24"/>
                <w:szCs w:val="24"/>
              </w:rPr>
              <w:t>EC2 Servers</w:t>
            </w:r>
          </w:p>
        </w:tc>
        <w:tc>
          <w:tcPr>
            <w:tcW w:w="3434" w:type="dxa"/>
            <w:tcBorders>
              <w:top w:val="single" w:sz="4" w:space="0" w:color="BFBFBF"/>
              <w:left w:val="single" w:sz="4" w:space="0" w:color="BFBFBF"/>
              <w:bottom w:val="single" w:sz="4" w:space="0" w:color="BFBFBF"/>
              <w:right w:val="single" w:sz="4" w:space="0" w:color="BFBFBF"/>
            </w:tcBorders>
            <w:shd w:val="clear" w:color="auto" w:fill="9CC2E5"/>
            <w:tcMar>
              <w:left w:w="108" w:type="dxa"/>
            </w:tcMar>
          </w:tcPr>
          <w:p w14:paraId="09EC2956" w14:textId="77777777" w:rsidR="00CC3AE1" w:rsidRDefault="00CC3AE1" w:rsidP="00345159">
            <w:pPr>
              <w:spacing w:after="0"/>
              <w:rPr>
                <w:b/>
                <w:bCs/>
                <w:sz w:val="24"/>
                <w:szCs w:val="24"/>
              </w:rPr>
            </w:pPr>
            <w:r>
              <w:rPr>
                <w:b/>
                <w:bCs/>
                <w:sz w:val="24"/>
                <w:szCs w:val="24"/>
              </w:rPr>
              <w:t>EC2 Charges Hourly</w:t>
            </w:r>
          </w:p>
        </w:tc>
      </w:tr>
      <w:tr w:rsidR="00CC3AE1" w14:paraId="550C2495" w14:textId="77777777" w:rsidTr="00345159">
        <w:trPr>
          <w:trHeight w:val="412"/>
        </w:trPr>
        <w:tc>
          <w:tcPr>
            <w:tcW w:w="3428" w:type="dxa"/>
            <w:tcBorders>
              <w:top w:val="single" w:sz="4" w:space="0" w:color="BFBFBF"/>
              <w:left w:val="single" w:sz="4" w:space="0" w:color="BFBFBF"/>
              <w:bottom w:val="single" w:sz="4" w:space="0" w:color="BFBFBF"/>
              <w:right w:val="single" w:sz="4" w:space="0" w:color="BFBFBF"/>
            </w:tcBorders>
            <w:shd w:val="clear" w:color="auto" w:fill="F2F2F2"/>
            <w:tcMar>
              <w:left w:w="108" w:type="dxa"/>
            </w:tcMar>
          </w:tcPr>
          <w:p w14:paraId="7E996EC9" w14:textId="77777777" w:rsidR="00CC3AE1" w:rsidRDefault="00CC3AE1" w:rsidP="00345159">
            <w:pPr>
              <w:spacing w:after="0"/>
              <w:rPr>
                <w:bCs/>
                <w:sz w:val="23"/>
                <w:szCs w:val="23"/>
              </w:rPr>
            </w:pPr>
            <w:proofErr w:type="spellStart"/>
            <w:r>
              <w:rPr>
                <w:bCs/>
                <w:sz w:val="23"/>
                <w:szCs w:val="23"/>
              </w:rPr>
              <w:t>SoftNAS</w:t>
            </w:r>
            <w:proofErr w:type="spellEnd"/>
          </w:p>
        </w:tc>
        <w:tc>
          <w:tcPr>
            <w:tcW w:w="3429" w:type="dxa"/>
            <w:tcBorders>
              <w:top w:val="single" w:sz="4" w:space="0" w:color="BFBFBF"/>
              <w:left w:val="single" w:sz="4" w:space="0" w:color="BFBFBF"/>
              <w:bottom w:val="single" w:sz="4" w:space="0" w:color="BFBFBF"/>
              <w:right w:val="single" w:sz="4" w:space="0" w:color="BFBFBF"/>
            </w:tcBorders>
            <w:shd w:val="clear" w:color="auto" w:fill="F2F2F2"/>
            <w:tcMar>
              <w:left w:w="108" w:type="dxa"/>
            </w:tcMar>
          </w:tcPr>
          <w:p w14:paraId="5F3C014A" w14:textId="77777777" w:rsidR="00CC3AE1" w:rsidRDefault="00CC3AE1" w:rsidP="00345159">
            <w:pPr>
              <w:spacing w:after="0"/>
            </w:pPr>
            <w:r>
              <w:t>m3.xlarge</w:t>
            </w:r>
          </w:p>
        </w:tc>
        <w:tc>
          <w:tcPr>
            <w:tcW w:w="3434" w:type="dxa"/>
            <w:tcBorders>
              <w:top w:val="single" w:sz="4" w:space="0" w:color="BFBFBF"/>
              <w:left w:val="single" w:sz="4" w:space="0" w:color="BFBFBF"/>
              <w:bottom w:val="single" w:sz="4" w:space="0" w:color="BFBFBF"/>
              <w:right w:val="single" w:sz="4" w:space="0" w:color="BFBFBF"/>
            </w:tcBorders>
            <w:shd w:val="clear" w:color="auto" w:fill="F2F2F2"/>
            <w:tcMar>
              <w:left w:w="108" w:type="dxa"/>
            </w:tcMar>
          </w:tcPr>
          <w:p w14:paraId="1C0A5FDB" w14:textId="1DE3A5DC" w:rsidR="00CC3AE1" w:rsidRDefault="00CC3AE1" w:rsidP="00345159">
            <w:pPr>
              <w:spacing w:after="0"/>
            </w:pPr>
            <w:r>
              <w:t>$1.616/hr</w:t>
            </w:r>
            <w:r w:rsidR="00FA0FA8">
              <w:t>.</w:t>
            </w:r>
          </w:p>
        </w:tc>
      </w:tr>
      <w:tr w:rsidR="00CC3AE1" w14:paraId="216304A3" w14:textId="77777777" w:rsidTr="00345159">
        <w:trPr>
          <w:trHeight w:val="435"/>
        </w:trPr>
        <w:tc>
          <w:tcPr>
            <w:tcW w:w="3428"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14:paraId="4DE441AB" w14:textId="77777777" w:rsidR="00CC3AE1" w:rsidRPr="00C74325" w:rsidRDefault="00CC3AE1" w:rsidP="00345159">
            <w:pPr>
              <w:spacing w:after="0"/>
              <w:rPr>
                <w:bCs/>
                <w:sz w:val="23"/>
                <w:szCs w:val="23"/>
              </w:rPr>
            </w:pPr>
            <w:proofErr w:type="spellStart"/>
            <w:r w:rsidRPr="00C74325">
              <w:rPr>
                <w:bCs/>
              </w:rPr>
              <w:t>Attunity</w:t>
            </w:r>
            <w:proofErr w:type="spellEnd"/>
            <w:r w:rsidRPr="00C74325">
              <w:rPr>
                <w:bCs/>
              </w:rPr>
              <w:t xml:space="preserve"> </w:t>
            </w:r>
            <w:proofErr w:type="spellStart"/>
            <w:r w:rsidRPr="00C74325">
              <w:rPr>
                <w:bCs/>
                <w:sz w:val="23"/>
                <w:szCs w:val="23"/>
              </w:rPr>
              <w:t>CloudBeam</w:t>
            </w:r>
            <w:proofErr w:type="spellEnd"/>
          </w:p>
        </w:tc>
        <w:tc>
          <w:tcPr>
            <w:tcW w:w="3429"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14:paraId="48B81948" w14:textId="77777777" w:rsidR="00CC3AE1" w:rsidRDefault="00CC3AE1" w:rsidP="00345159">
            <w:pPr>
              <w:spacing w:after="0"/>
            </w:pPr>
            <w:r>
              <w:t>m4.large</w:t>
            </w:r>
          </w:p>
        </w:tc>
        <w:tc>
          <w:tcPr>
            <w:tcW w:w="3434"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14:paraId="59AEC907" w14:textId="768009B4" w:rsidR="00CC3AE1" w:rsidRDefault="00CC3AE1" w:rsidP="00345159">
            <w:pPr>
              <w:spacing w:after="0"/>
            </w:pPr>
            <w:r>
              <w:t>$2.646/hr</w:t>
            </w:r>
            <w:r w:rsidR="00FA0FA8">
              <w:t>.</w:t>
            </w:r>
          </w:p>
        </w:tc>
      </w:tr>
      <w:tr w:rsidR="00CC3AE1" w14:paraId="35CC2ACD" w14:textId="77777777" w:rsidTr="00345159">
        <w:trPr>
          <w:trHeight w:val="412"/>
        </w:trPr>
        <w:tc>
          <w:tcPr>
            <w:tcW w:w="3428" w:type="dxa"/>
            <w:tcBorders>
              <w:top w:val="single" w:sz="4" w:space="0" w:color="BFBFBF"/>
              <w:left w:val="single" w:sz="4" w:space="0" w:color="BFBFBF"/>
              <w:bottom w:val="single" w:sz="4" w:space="0" w:color="BFBFBF"/>
              <w:right w:val="single" w:sz="4" w:space="0" w:color="BFBFBF"/>
            </w:tcBorders>
            <w:shd w:val="clear" w:color="auto" w:fill="F2F2F2"/>
            <w:tcMar>
              <w:left w:w="108" w:type="dxa"/>
            </w:tcMar>
          </w:tcPr>
          <w:p w14:paraId="6EB594B0" w14:textId="77777777" w:rsidR="00CC3AE1" w:rsidRPr="00C74325" w:rsidRDefault="00CC3AE1" w:rsidP="00345159">
            <w:pPr>
              <w:spacing w:after="0"/>
              <w:rPr>
                <w:bCs/>
                <w:sz w:val="23"/>
                <w:szCs w:val="23"/>
              </w:rPr>
            </w:pPr>
            <w:r>
              <w:rPr>
                <w:bCs/>
              </w:rPr>
              <w:t>TIBCO</w:t>
            </w:r>
            <w:r w:rsidRPr="00C74325">
              <w:rPr>
                <w:bCs/>
              </w:rPr>
              <w:t xml:space="preserve"> </w:t>
            </w:r>
            <w:proofErr w:type="spellStart"/>
            <w:r w:rsidRPr="00C74325">
              <w:rPr>
                <w:bCs/>
                <w:sz w:val="23"/>
                <w:szCs w:val="23"/>
              </w:rPr>
              <w:t>Spotfire</w:t>
            </w:r>
            <w:proofErr w:type="spellEnd"/>
          </w:p>
        </w:tc>
        <w:tc>
          <w:tcPr>
            <w:tcW w:w="3429" w:type="dxa"/>
            <w:tcBorders>
              <w:top w:val="single" w:sz="4" w:space="0" w:color="BFBFBF"/>
              <w:left w:val="single" w:sz="4" w:space="0" w:color="BFBFBF"/>
              <w:bottom w:val="single" w:sz="4" w:space="0" w:color="BFBFBF"/>
              <w:right w:val="single" w:sz="4" w:space="0" w:color="BFBFBF"/>
            </w:tcBorders>
            <w:shd w:val="clear" w:color="auto" w:fill="F2F2F2"/>
            <w:tcMar>
              <w:left w:w="108" w:type="dxa"/>
            </w:tcMar>
          </w:tcPr>
          <w:p w14:paraId="47161BF9" w14:textId="77777777" w:rsidR="00CC3AE1" w:rsidRDefault="00CC3AE1" w:rsidP="00345159">
            <w:pPr>
              <w:spacing w:after="0"/>
            </w:pPr>
            <w:r>
              <w:t>m4.large</w:t>
            </w:r>
          </w:p>
        </w:tc>
        <w:tc>
          <w:tcPr>
            <w:tcW w:w="3434" w:type="dxa"/>
            <w:tcBorders>
              <w:top w:val="single" w:sz="4" w:space="0" w:color="BFBFBF"/>
              <w:left w:val="single" w:sz="4" w:space="0" w:color="BFBFBF"/>
              <w:bottom w:val="single" w:sz="4" w:space="0" w:color="BFBFBF"/>
              <w:right w:val="single" w:sz="4" w:space="0" w:color="BFBFBF"/>
            </w:tcBorders>
            <w:shd w:val="clear" w:color="auto" w:fill="F2F2F2"/>
            <w:tcMar>
              <w:left w:w="108" w:type="dxa"/>
            </w:tcMar>
          </w:tcPr>
          <w:p w14:paraId="363BF8FF" w14:textId="3DEEF658" w:rsidR="00CC3AE1" w:rsidRDefault="00CC3AE1" w:rsidP="00345159">
            <w:pPr>
              <w:spacing w:after="0"/>
            </w:pPr>
            <w:r>
              <w:t>$2.646/hr</w:t>
            </w:r>
            <w:r w:rsidR="00FA0FA8">
              <w:t>.</w:t>
            </w:r>
          </w:p>
        </w:tc>
      </w:tr>
      <w:tr w:rsidR="00CC3AE1" w14:paraId="3A0484BD" w14:textId="77777777" w:rsidTr="00345159">
        <w:trPr>
          <w:trHeight w:val="435"/>
        </w:trPr>
        <w:tc>
          <w:tcPr>
            <w:tcW w:w="3428"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14:paraId="7492BDFB" w14:textId="77777777" w:rsidR="00CC3AE1" w:rsidRDefault="00CC3AE1" w:rsidP="00345159">
            <w:pPr>
              <w:spacing w:after="0"/>
              <w:rPr>
                <w:bCs/>
                <w:sz w:val="23"/>
                <w:szCs w:val="23"/>
              </w:rPr>
            </w:pPr>
            <w:proofErr w:type="spellStart"/>
            <w:r>
              <w:rPr>
                <w:bCs/>
                <w:sz w:val="23"/>
                <w:szCs w:val="23"/>
              </w:rPr>
              <w:t>Kony</w:t>
            </w:r>
            <w:proofErr w:type="spellEnd"/>
            <w:r>
              <w:rPr>
                <w:bCs/>
                <w:sz w:val="23"/>
                <w:szCs w:val="23"/>
              </w:rPr>
              <w:t xml:space="preserve"> Mobile Fabric </w:t>
            </w:r>
          </w:p>
        </w:tc>
        <w:tc>
          <w:tcPr>
            <w:tcW w:w="3429"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14:paraId="3C8F3946" w14:textId="77777777" w:rsidR="00CC3AE1" w:rsidRDefault="00CC3AE1" w:rsidP="00345159">
            <w:pPr>
              <w:spacing w:after="0"/>
            </w:pPr>
            <w:r>
              <w:t>t2.large</w:t>
            </w:r>
          </w:p>
        </w:tc>
        <w:tc>
          <w:tcPr>
            <w:tcW w:w="3434"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14:paraId="5D950C44" w14:textId="574B2DC0" w:rsidR="00CC3AE1" w:rsidRDefault="00CC3AE1" w:rsidP="00345159">
            <w:pPr>
              <w:spacing w:after="0"/>
            </w:pPr>
            <w:r>
              <w:t>$0.104/hr</w:t>
            </w:r>
            <w:r w:rsidR="00FA0FA8">
              <w:t>.</w:t>
            </w:r>
          </w:p>
        </w:tc>
      </w:tr>
      <w:tr w:rsidR="00CC3AE1" w14:paraId="5140FCF5" w14:textId="77777777" w:rsidTr="00345159">
        <w:trPr>
          <w:trHeight w:val="412"/>
        </w:trPr>
        <w:tc>
          <w:tcPr>
            <w:tcW w:w="3428" w:type="dxa"/>
            <w:tcBorders>
              <w:top w:val="single" w:sz="4" w:space="0" w:color="BFBFBF"/>
              <w:left w:val="single" w:sz="4" w:space="0" w:color="BFBFBF"/>
              <w:bottom w:val="single" w:sz="4" w:space="0" w:color="BFBFBF"/>
              <w:right w:val="single" w:sz="4" w:space="0" w:color="BFBFBF"/>
            </w:tcBorders>
            <w:shd w:val="clear" w:color="auto" w:fill="F2F2F2"/>
            <w:tcMar>
              <w:left w:w="108" w:type="dxa"/>
            </w:tcMar>
          </w:tcPr>
          <w:p w14:paraId="5A65200C" w14:textId="77777777" w:rsidR="00CC3AE1" w:rsidRDefault="00CC3AE1" w:rsidP="00345159">
            <w:pPr>
              <w:spacing w:after="0"/>
              <w:rPr>
                <w:bCs/>
                <w:sz w:val="23"/>
                <w:szCs w:val="23"/>
              </w:rPr>
            </w:pPr>
            <w:r>
              <w:rPr>
                <w:bCs/>
                <w:sz w:val="23"/>
                <w:szCs w:val="23"/>
              </w:rPr>
              <w:t>Trend Micro</w:t>
            </w:r>
          </w:p>
        </w:tc>
        <w:tc>
          <w:tcPr>
            <w:tcW w:w="3429" w:type="dxa"/>
            <w:tcBorders>
              <w:top w:val="single" w:sz="4" w:space="0" w:color="BFBFBF"/>
              <w:left w:val="single" w:sz="4" w:space="0" w:color="BFBFBF"/>
              <w:bottom w:val="single" w:sz="4" w:space="0" w:color="BFBFBF"/>
              <w:right w:val="single" w:sz="4" w:space="0" w:color="BFBFBF"/>
            </w:tcBorders>
            <w:shd w:val="clear" w:color="auto" w:fill="F2F2F2"/>
            <w:tcMar>
              <w:left w:w="108" w:type="dxa"/>
            </w:tcMar>
          </w:tcPr>
          <w:p w14:paraId="748B60F2" w14:textId="77777777" w:rsidR="00CC3AE1" w:rsidRDefault="00CC3AE1" w:rsidP="00345159">
            <w:pPr>
              <w:spacing w:after="0"/>
            </w:pPr>
            <w:r>
              <w:t>m4.large</w:t>
            </w:r>
          </w:p>
        </w:tc>
        <w:tc>
          <w:tcPr>
            <w:tcW w:w="3434" w:type="dxa"/>
            <w:tcBorders>
              <w:top w:val="single" w:sz="4" w:space="0" w:color="BFBFBF"/>
              <w:left w:val="single" w:sz="4" w:space="0" w:color="BFBFBF"/>
              <w:bottom w:val="single" w:sz="4" w:space="0" w:color="BFBFBF"/>
              <w:right w:val="single" w:sz="4" w:space="0" w:color="BFBFBF"/>
            </w:tcBorders>
            <w:shd w:val="clear" w:color="auto" w:fill="F2F2F2"/>
            <w:tcMar>
              <w:left w:w="108" w:type="dxa"/>
            </w:tcMar>
          </w:tcPr>
          <w:p w14:paraId="22131608" w14:textId="18A6605C" w:rsidR="00CC3AE1" w:rsidRDefault="00CC3AE1" w:rsidP="00345159">
            <w:pPr>
              <w:spacing w:after="0"/>
            </w:pPr>
            <w:r>
              <w:t>$1.62/hr</w:t>
            </w:r>
            <w:r w:rsidR="00FA0FA8">
              <w:t>.</w:t>
            </w:r>
          </w:p>
        </w:tc>
      </w:tr>
      <w:tr w:rsidR="00CC3AE1" w14:paraId="7D8621BC" w14:textId="77777777" w:rsidTr="00345159">
        <w:trPr>
          <w:trHeight w:val="389"/>
        </w:trPr>
        <w:tc>
          <w:tcPr>
            <w:tcW w:w="3428"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14:paraId="45352ADB" w14:textId="77777777" w:rsidR="00CC3AE1" w:rsidRDefault="00CC3AE1" w:rsidP="00345159">
            <w:pPr>
              <w:spacing w:after="0"/>
              <w:rPr>
                <w:bCs/>
              </w:rPr>
            </w:pPr>
            <w:r>
              <w:rPr>
                <w:bCs/>
              </w:rPr>
              <w:t>AWS RedShift</w:t>
            </w:r>
          </w:p>
        </w:tc>
        <w:tc>
          <w:tcPr>
            <w:tcW w:w="3429"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14:paraId="23B9E3F5" w14:textId="77777777" w:rsidR="00CC3AE1" w:rsidRDefault="00CC3AE1" w:rsidP="00345159">
            <w:pPr>
              <w:spacing w:after="0"/>
            </w:pPr>
            <w:r>
              <w:t>NA</w:t>
            </w:r>
          </w:p>
        </w:tc>
        <w:tc>
          <w:tcPr>
            <w:tcW w:w="3434"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14:paraId="2D6B0406" w14:textId="60CBF1A1" w:rsidR="00CC3AE1" w:rsidRDefault="00CC3AE1" w:rsidP="00345159">
            <w:pPr>
              <w:spacing w:after="0"/>
              <w:rPr>
                <w:rFonts w:ascii="Arial" w:hAnsi="Arial" w:cs="Arial"/>
                <w:sz w:val="20"/>
                <w:szCs w:val="20"/>
              </w:rPr>
            </w:pPr>
            <w:r>
              <w:rPr>
                <w:rFonts w:ascii="Arial" w:hAnsi="Arial" w:cs="Arial"/>
                <w:sz w:val="20"/>
                <w:szCs w:val="20"/>
              </w:rPr>
              <w:t>$0.250</w:t>
            </w:r>
            <w:ins w:id="197" w:author="Kathryn Gillett" w:date="2016-12-14T22:15:00Z">
              <w:r w:rsidR="005F25ED">
                <w:rPr>
                  <w:rFonts w:ascii="Arial" w:hAnsi="Arial" w:cs="Arial"/>
                  <w:sz w:val="20"/>
                  <w:szCs w:val="20"/>
                </w:rPr>
                <w:t>/hr.</w:t>
              </w:r>
            </w:ins>
          </w:p>
        </w:tc>
      </w:tr>
    </w:tbl>
    <w:p w14:paraId="1DC9150C" w14:textId="77777777" w:rsidR="00CC3AE1" w:rsidRDefault="00CC3AE1" w:rsidP="00CC3AE1">
      <w:pPr>
        <w:rPr>
          <w:rFonts w:ascii="Open Sans" w:hAnsi="Open Sans"/>
          <w:color w:val="404040"/>
          <w:sz w:val="24"/>
          <w:szCs w:val="24"/>
        </w:rPr>
      </w:pPr>
    </w:p>
    <w:p w14:paraId="463928A1" w14:textId="1B7E3124" w:rsidR="00CC3AE1" w:rsidRPr="001C23E4" w:rsidRDefault="00CC3AE1" w:rsidP="00CC3AE1">
      <w:pPr>
        <w:rPr>
          <w:rFonts w:ascii="Open Sans" w:hAnsi="Open Sans"/>
          <w:color w:val="404040" w:themeColor="text1" w:themeTint="BF"/>
          <w:sz w:val="24"/>
          <w:szCs w:val="24"/>
        </w:rPr>
      </w:pPr>
      <w:r w:rsidRPr="001C23E4">
        <w:rPr>
          <w:rFonts w:ascii="Open Sans" w:hAnsi="Open Sans"/>
          <w:color w:val="404040" w:themeColor="text1" w:themeTint="BF"/>
          <w:sz w:val="24"/>
          <w:szCs w:val="24"/>
        </w:rPr>
        <w:t>Below are the link</w:t>
      </w:r>
      <w:r w:rsidR="00FA0FA8">
        <w:rPr>
          <w:rFonts w:ascii="Open Sans" w:hAnsi="Open Sans"/>
          <w:color w:val="404040" w:themeColor="text1" w:themeTint="BF"/>
          <w:sz w:val="24"/>
          <w:szCs w:val="24"/>
        </w:rPr>
        <w:t>s</w:t>
      </w:r>
      <w:r w:rsidRPr="001C23E4">
        <w:rPr>
          <w:rFonts w:ascii="Open Sans" w:hAnsi="Open Sans"/>
          <w:color w:val="404040" w:themeColor="text1" w:themeTint="BF"/>
          <w:sz w:val="24"/>
          <w:szCs w:val="24"/>
        </w:rPr>
        <w:t xml:space="preserve"> of </w:t>
      </w:r>
      <w:r w:rsidR="00FA0FA8">
        <w:rPr>
          <w:rFonts w:ascii="Open Sans" w:hAnsi="Open Sans"/>
          <w:color w:val="404040" w:themeColor="text1" w:themeTint="BF"/>
          <w:sz w:val="24"/>
          <w:szCs w:val="24"/>
        </w:rPr>
        <w:t xml:space="preserve">the </w:t>
      </w:r>
      <w:r w:rsidRPr="001C23E4">
        <w:rPr>
          <w:rFonts w:ascii="Open Sans" w:hAnsi="Open Sans"/>
          <w:color w:val="404040" w:themeColor="text1" w:themeTint="BF"/>
          <w:sz w:val="24"/>
          <w:szCs w:val="24"/>
        </w:rPr>
        <w:t xml:space="preserve">Amazon </w:t>
      </w:r>
      <w:r w:rsidR="00A23339">
        <w:rPr>
          <w:rFonts w:ascii="Open Sans" w:hAnsi="Open Sans"/>
          <w:color w:val="404040" w:themeColor="text1" w:themeTint="BF"/>
          <w:sz w:val="24"/>
          <w:szCs w:val="24"/>
        </w:rPr>
        <w:t>M</w:t>
      </w:r>
      <w:r w:rsidRPr="001C23E4">
        <w:rPr>
          <w:rFonts w:ascii="Open Sans" w:hAnsi="Open Sans"/>
          <w:color w:val="404040" w:themeColor="text1" w:themeTint="BF"/>
          <w:sz w:val="24"/>
          <w:szCs w:val="24"/>
        </w:rPr>
        <w:t>arket</w:t>
      </w:r>
      <w:r w:rsidR="00A23339">
        <w:rPr>
          <w:rFonts w:ascii="Open Sans" w:hAnsi="Open Sans"/>
          <w:color w:val="404040" w:themeColor="text1" w:themeTint="BF"/>
          <w:sz w:val="24"/>
          <w:szCs w:val="24"/>
        </w:rPr>
        <w:t>p</w:t>
      </w:r>
      <w:r w:rsidRPr="001C23E4">
        <w:rPr>
          <w:rFonts w:ascii="Open Sans" w:hAnsi="Open Sans"/>
          <w:color w:val="404040" w:themeColor="text1" w:themeTint="BF"/>
          <w:sz w:val="24"/>
          <w:szCs w:val="24"/>
        </w:rPr>
        <w:t>lace components, please go through it to find out more details: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171"/>
        <w:gridCol w:w="1171"/>
        <w:gridCol w:w="7008"/>
      </w:tblGrid>
      <w:tr w:rsidR="00CC3AE1" w14:paraId="3845B5C9" w14:textId="77777777" w:rsidTr="00345159">
        <w:trPr>
          <w:trHeight w:val="322"/>
        </w:trPr>
        <w:tc>
          <w:tcPr>
            <w:tcW w:w="1270" w:type="dxa"/>
            <w:tcBorders>
              <w:top w:val="single" w:sz="4" w:space="0" w:color="00000A"/>
              <w:left w:val="single" w:sz="4" w:space="0" w:color="00000A"/>
              <w:bottom w:val="single" w:sz="4" w:space="0" w:color="00000A"/>
              <w:right w:val="single" w:sz="4" w:space="0" w:color="00000A"/>
            </w:tcBorders>
            <w:shd w:val="clear" w:color="auto" w:fill="E7E6E6"/>
            <w:tcMar>
              <w:left w:w="108" w:type="dxa"/>
            </w:tcMar>
          </w:tcPr>
          <w:p w14:paraId="19D875F7" w14:textId="77777777" w:rsidR="00CC3AE1" w:rsidRDefault="00CC3AE1" w:rsidP="00345159">
            <w:pPr>
              <w:spacing w:after="0"/>
              <w:jc w:val="center"/>
              <w:rPr>
                <w:b/>
                <w:sz w:val="20"/>
                <w:szCs w:val="24"/>
              </w:rPr>
            </w:pPr>
            <w:r>
              <w:rPr>
                <w:b/>
                <w:sz w:val="20"/>
                <w:szCs w:val="24"/>
              </w:rPr>
              <w:t>Component #</w:t>
            </w:r>
          </w:p>
        </w:tc>
        <w:tc>
          <w:tcPr>
            <w:tcW w:w="1085" w:type="dxa"/>
            <w:tcBorders>
              <w:top w:val="single" w:sz="4" w:space="0" w:color="00000A"/>
              <w:left w:val="single" w:sz="4" w:space="0" w:color="00000A"/>
              <w:bottom w:val="single" w:sz="4" w:space="0" w:color="00000A"/>
              <w:right w:val="single" w:sz="4" w:space="0" w:color="00000A"/>
            </w:tcBorders>
            <w:shd w:val="clear" w:color="auto" w:fill="E7E6E6"/>
            <w:tcMar>
              <w:left w:w="108" w:type="dxa"/>
            </w:tcMar>
          </w:tcPr>
          <w:p w14:paraId="20325787" w14:textId="77777777" w:rsidR="00CC3AE1" w:rsidRDefault="00CC3AE1" w:rsidP="00345159">
            <w:pPr>
              <w:spacing w:after="0"/>
              <w:jc w:val="center"/>
              <w:rPr>
                <w:b/>
                <w:sz w:val="20"/>
                <w:szCs w:val="24"/>
              </w:rPr>
            </w:pPr>
            <w:r>
              <w:rPr>
                <w:b/>
                <w:sz w:val="20"/>
                <w:szCs w:val="24"/>
              </w:rPr>
              <w:t>Component Name</w:t>
            </w:r>
          </w:p>
        </w:tc>
        <w:tc>
          <w:tcPr>
            <w:tcW w:w="6995" w:type="dxa"/>
            <w:tcBorders>
              <w:top w:val="single" w:sz="4" w:space="0" w:color="00000A"/>
              <w:left w:val="single" w:sz="4" w:space="0" w:color="00000A"/>
              <w:bottom w:val="single" w:sz="4" w:space="0" w:color="00000A"/>
              <w:right w:val="single" w:sz="4" w:space="0" w:color="00000A"/>
            </w:tcBorders>
            <w:shd w:val="clear" w:color="auto" w:fill="E7E6E6"/>
            <w:tcMar>
              <w:left w:w="108" w:type="dxa"/>
            </w:tcMar>
          </w:tcPr>
          <w:p w14:paraId="4654A4DE" w14:textId="77777777" w:rsidR="00CC3AE1" w:rsidRDefault="00CC3AE1" w:rsidP="00345159">
            <w:pPr>
              <w:spacing w:after="0"/>
              <w:jc w:val="center"/>
              <w:rPr>
                <w:b/>
                <w:sz w:val="20"/>
                <w:szCs w:val="24"/>
              </w:rPr>
            </w:pPr>
            <w:r>
              <w:rPr>
                <w:b/>
                <w:sz w:val="20"/>
                <w:szCs w:val="24"/>
              </w:rPr>
              <w:t>EC2 Server Type</w:t>
            </w:r>
          </w:p>
        </w:tc>
      </w:tr>
      <w:tr w:rsidR="00CC3AE1" w14:paraId="05D055FD" w14:textId="77777777" w:rsidTr="00345159">
        <w:trPr>
          <w:trHeight w:val="408"/>
        </w:trPr>
        <w:tc>
          <w:tcPr>
            <w:tcW w:w="12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55BB164" w14:textId="77777777" w:rsidR="00CC3AE1" w:rsidRDefault="00CC3AE1" w:rsidP="00345159">
            <w:pPr>
              <w:spacing w:after="0"/>
              <w:rPr>
                <w:sz w:val="20"/>
              </w:rPr>
            </w:pPr>
            <w:r>
              <w:rPr>
                <w:sz w:val="20"/>
              </w:rPr>
              <w:t>B</w:t>
            </w:r>
          </w:p>
        </w:tc>
        <w:tc>
          <w:tcPr>
            <w:tcW w:w="1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9B12D36" w14:textId="77777777" w:rsidR="00CC3AE1" w:rsidRDefault="00CC3AE1" w:rsidP="00345159">
            <w:pPr>
              <w:spacing w:after="0"/>
              <w:rPr>
                <w:sz w:val="20"/>
                <w:szCs w:val="23"/>
              </w:rPr>
            </w:pPr>
            <w:proofErr w:type="spellStart"/>
            <w:r>
              <w:rPr>
                <w:sz w:val="20"/>
                <w:szCs w:val="23"/>
              </w:rPr>
              <w:t>SoftNAS</w:t>
            </w:r>
            <w:proofErr w:type="spellEnd"/>
          </w:p>
        </w:tc>
        <w:tc>
          <w:tcPr>
            <w:tcW w:w="69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D2028F6" w14:textId="77777777" w:rsidR="00CC3AE1" w:rsidRDefault="00FA7BD8" w:rsidP="00345159">
            <w:pPr>
              <w:spacing w:after="0"/>
              <w:rPr>
                <w:sz w:val="20"/>
              </w:rPr>
            </w:pPr>
            <w:hyperlink r:id="rId50">
              <w:r w:rsidR="00CC3AE1">
                <w:rPr>
                  <w:rStyle w:val="InternetLink"/>
                  <w:sz w:val="20"/>
                </w:rPr>
                <w:t>https://aws.amazon.com/marketplace/pp/B00PJ9FGVU?qid=1475145771249&amp;sr=0-2&amp;ref_=srh_res_product_title</w:t>
              </w:r>
            </w:hyperlink>
            <w:r w:rsidR="00CC3AE1">
              <w:rPr>
                <w:sz w:val="20"/>
              </w:rPr>
              <w:t xml:space="preserve"> </w:t>
            </w:r>
          </w:p>
        </w:tc>
      </w:tr>
      <w:tr w:rsidR="00CC3AE1" w14:paraId="04324C59" w14:textId="77777777" w:rsidTr="00345159">
        <w:trPr>
          <w:trHeight w:val="387"/>
        </w:trPr>
        <w:tc>
          <w:tcPr>
            <w:tcW w:w="12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47F7EB0" w14:textId="77777777" w:rsidR="00CC3AE1" w:rsidRDefault="00CC3AE1" w:rsidP="00345159">
            <w:pPr>
              <w:spacing w:after="0"/>
              <w:rPr>
                <w:sz w:val="20"/>
              </w:rPr>
            </w:pPr>
            <w:r>
              <w:rPr>
                <w:sz w:val="20"/>
              </w:rPr>
              <w:t>C</w:t>
            </w:r>
          </w:p>
        </w:tc>
        <w:tc>
          <w:tcPr>
            <w:tcW w:w="1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A2BED1E" w14:textId="77777777" w:rsidR="00CC3AE1" w:rsidRDefault="00CC3AE1" w:rsidP="00345159">
            <w:pPr>
              <w:spacing w:after="0"/>
              <w:rPr>
                <w:sz w:val="20"/>
                <w:szCs w:val="23"/>
              </w:rPr>
            </w:pPr>
            <w:proofErr w:type="spellStart"/>
            <w:r>
              <w:rPr>
                <w:sz w:val="20"/>
              </w:rPr>
              <w:t>Attunity</w:t>
            </w:r>
            <w:proofErr w:type="spellEnd"/>
            <w:r>
              <w:rPr>
                <w:sz w:val="20"/>
              </w:rPr>
              <w:t xml:space="preserve"> </w:t>
            </w:r>
            <w:proofErr w:type="spellStart"/>
            <w:r>
              <w:rPr>
                <w:sz w:val="20"/>
                <w:szCs w:val="23"/>
              </w:rPr>
              <w:t>CloudBeam</w:t>
            </w:r>
            <w:proofErr w:type="spellEnd"/>
          </w:p>
        </w:tc>
        <w:tc>
          <w:tcPr>
            <w:tcW w:w="69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234872C" w14:textId="77777777" w:rsidR="00CC3AE1" w:rsidRDefault="00FA7BD8" w:rsidP="00345159">
            <w:pPr>
              <w:spacing w:after="0"/>
              <w:rPr>
                <w:sz w:val="20"/>
              </w:rPr>
            </w:pPr>
            <w:hyperlink r:id="rId51">
              <w:r w:rsidR="00CC3AE1">
                <w:rPr>
                  <w:rStyle w:val="InternetLink"/>
                  <w:sz w:val="20"/>
                </w:rPr>
                <w:t>https://aws.amazon.com/marketplace/pp/B00LBH6GCC?qid=1475145807428&amp;sr=0-3&amp;ref_=srh_res_product_title</w:t>
              </w:r>
            </w:hyperlink>
            <w:r w:rsidR="00CC3AE1">
              <w:rPr>
                <w:sz w:val="20"/>
              </w:rPr>
              <w:t xml:space="preserve"> </w:t>
            </w:r>
          </w:p>
        </w:tc>
      </w:tr>
      <w:tr w:rsidR="00CC3AE1" w14:paraId="6924CC4B" w14:textId="77777777" w:rsidTr="00345159">
        <w:trPr>
          <w:trHeight w:val="365"/>
        </w:trPr>
        <w:tc>
          <w:tcPr>
            <w:tcW w:w="12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8A7B000" w14:textId="77777777" w:rsidR="00CC3AE1" w:rsidRDefault="00CC3AE1" w:rsidP="00345159">
            <w:pPr>
              <w:spacing w:after="0"/>
              <w:rPr>
                <w:sz w:val="20"/>
              </w:rPr>
            </w:pPr>
            <w:r>
              <w:rPr>
                <w:sz w:val="20"/>
              </w:rPr>
              <w:t>G</w:t>
            </w:r>
          </w:p>
        </w:tc>
        <w:tc>
          <w:tcPr>
            <w:tcW w:w="1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417B648" w14:textId="77777777" w:rsidR="00CC3AE1" w:rsidRDefault="00CC3AE1" w:rsidP="00345159">
            <w:pPr>
              <w:spacing w:after="0"/>
              <w:rPr>
                <w:sz w:val="20"/>
                <w:szCs w:val="23"/>
              </w:rPr>
            </w:pPr>
            <w:proofErr w:type="spellStart"/>
            <w:r>
              <w:rPr>
                <w:sz w:val="20"/>
              </w:rPr>
              <w:t>Tibco</w:t>
            </w:r>
            <w:proofErr w:type="spellEnd"/>
            <w:r>
              <w:rPr>
                <w:sz w:val="20"/>
              </w:rPr>
              <w:t xml:space="preserve"> </w:t>
            </w:r>
            <w:proofErr w:type="spellStart"/>
            <w:r>
              <w:rPr>
                <w:sz w:val="20"/>
                <w:szCs w:val="23"/>
              </w:rPr>
              <w:t>Spotfire</w:t>
            </w:r>
            <w:proofErr w:type="spellEnd"/>
          </w:p>
        </w:tc>
        <w:tc>
          <w:tcPr>
            <w:tcW w:w="69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CB8D088" w14:textId="77777777" w:rsidR="00CC3AE1" w:rsidRDefault="00FA7BD8" w:rsidP="00345159">
            <w:pPr>
              <w:spacing w:after="0"/>
              <w:rPr>
                <w:sz w:val="20"/>
              </w:rPr>
            </w:pPr>
            <w:hyperlink r:id="rId52">
              <w:r w:rsidR="00CC3AE1">
                <w:rPr>
                  <w:rStyle w:val="InternetLink"/>
                  <w:sz w:val="20"/>
                </w:rPr>
                <w:t>https://aws.amazon.com/marketplace/pp/B00PB74KYY?qid=1475145882225&amp;sr=0-9&amp;ref_=srh_res_product_title</w:t>
              </w:r>
            </w:hyperlink>
            <w:r w:rsidR="00CC3AE1">
              <w:rPr>
                <w:sz w:val="20"/>
              </w:rPr>
              <w:t xml:space="preserve"> </w:t>
            </w:r>
          </w:p>
        </w:tc>
      </w:tr>
      <w:tr w:rsidR="00CC3AE1" w14:paraId="531DCAC2" w14:textId="77777777" w:rsidTr="00345159">
        <w:trPr>
          <w:trHeight w:val="365"/>
        </w:trPr>
        <w:tc>
          <w:tcPr>
            <w:tcW w:w="12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3BE3FC0" w14:textId="77777777" w:rsidR="00CC3AE1" w:rsidRDefault="00CC3AE1" w:rsidP="00345159">
            <w:pPr>
              <w:spacing w:after="0"/>
              <w:rPr>
                <w:sz w:val="20"/>
              </w:rPr>
            </w:pPr>
            <w:r>
              <w:rPr>
                <w:sz w:val="20"/>
              </w:rPr>
              <w:t>H</w:t>
            </w:r>
          </w:p>
        </w:tc>
        <w:tc>
          <w:tcPr>
            <w:tcW w:w="1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4A06ECE" w14:textId="77777777" w:rsidR="00CC3AE1" w:rsidRDefault="00CC3AE1" w:rsidP="00345159">
            <w:pPr>
              <w:spacing w:after="0"/>
              <w:rPr>
                <w:sz w:val="20"/>
              </w:rPr>
            </w:pPr>
            <w:proofErr w:type="spellStart"/>
            <w:r>
              <w:rPr>
                <w:sz w:val="20"/>
              </w:rPr>
              <w:t>Kony</w:t>
            </w:r>
            <w:proofErr w:type="spellEnd"/>
            <w:r>
              <w:rPr>
                <w:sz w:val="20"/>
              </w:rPr>
              <w:t xml:space="preserve"> Mobile Fabric</w:t>
            </w:r>
          </w:p>
        </w:tc>
        <w:tc>
          <w:tcPr>
            <w:tcW w:w="69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9C7CEAB" w14:textId="77777777" w:rsidR="00CC3AE1" w:rsidRDefault="00CC3AE1" w:rsidP="00345159">
            <w:pPr>
              <w:spacing w:after="0"/>
              <w:rPr>
                <w:rStyle w:val="InternetLink"/>
                <w:sz w:val="20"/>
              </w:rPr>
            </w:pPr>
            <w:r>
              <w:rPr>
                <w:sz w:val="20"/>
              </w:rPr>
              <w:t xml:space="preserve">Developer: </w:t>
            </w:r>
            <w:hyperlink r:id="rId53">
              <w:r>
                <w:rPr>
                  <w:rStyle w:val="InternetLink"/>
                  <w:sz w:val="20"/>
                </w:rPr>
                <w:t>https://aws.amazon.com/marketplace/pp/B010TV3U2E?qid=1475145908555&amp;sr=0-2&amp;ref_=srh_res_product_title</w:t>
              </w:r>
            </w:hyperlink>
          </w:p>
          <w:p w14:paraId="11505D73" w14:textId="77777777" w:rsidR="00CC3AE1" w:rsidRDefault="00CC3AE1" w:rsidP="00345159">
            <w:pPr>
              <w:spacing w:after="0"/>
              <w:rPr>
                <w:sz w:val="20"/>
              </w:rPr>
            </w:pPr>
            <w:r>
              <w:rPr>
                <w:sz w:val="20"/>
              </w:rPr>
              <w:t xml:space="preserve">Express: </w:t>
            </w:r>
            <w:hyperlink r:id="rId54">
              <w:r>
                <w:rPr>
                  <w:rStyle w:val="InternetLink"/>
                  <w:sz w:val="20"/>
                </w:rPr>
                <w:t>https://aws.amazon.com/marketplace/pp/B010PHCVO0?qid=1475145908555&amp;sr=0-1&amp;ref_=srh_res_product_title</w:t>
              </w:r>
            </w:hyperlink>
            <w:r>
              <w:rPr>
                <w:sz w:val="20"/>
              </w:rPr>
              <w:t xml:space="preserve"> </w:t>
            </w:r>
          </w:p>
        </w:tc>
      </w:tr>
      <w:tr w:rsidR="00CC3AE1" w14:paraId="1689AEE9" w14:textId="77777777" w:rsidTr="00345159">
        <w:trPr>
          <w:trHeight w:val="365"/>
        </w:trPr>
        <w:tc>
          <w:tcPr>
            <w:tcW w:w="12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8F86758" w14:textId="77777777" w:rsidR="00CC3AE1" w:rsidRDefault="00CC3AE1" w:rsidP="00345159">
            <w:pPr>
              <w:spacing w:after="0"/>
              <w:rPr>
                <w:sz w:val="20"/>
              </w:rPr>
            </w:pPr>
            <w:r>
              <w:rPr>
                <w:sz w:val="20"/>
              </w:rPr>
              <w:t>I</w:t>
            </w:r>
          </w:p>
        </w:tc>
        <w:tc>
          <w:tcPr>
            <w:tcW w:w="1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CA15FE7" w14:textId="77777777" w:rsidR="00CC3AE1" w:rsidRDefault="00CC3AE1" w:rsidP="00345159">
            <w:pPr>
              <w:spacing w:after="0"/>
              <w:rPr>
                <w:sz w:val="20"/>
              </w:rPr>
            </w:pPr>
            <w:r>
              <w:rPr>
                <w:sz w:val="20"/>
              </w:rPr>
              <w:t>Trend Micro Security</w:t>
            </w:r>
          </w:p>
        </w:tc>
        <w:tc>
          <w:tcPr>
            <w:tcW w:w="69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5E8FEF4" w14:textId="77777777" w:rsidR="00CC3AE1" w:rsidRDefault="00FA7BD8" w:rsidP="00345159">
            <w:pPr>
              <w:spacing w:after="0"/>
              <w:rPr>
                <w:sz w:val="20"/>
              </w:rPr>
            </w:pPr>
            <w:hyperlink r:id="rId55">
              <w:r w:rsidR="00CC3AE1">
                <w:rPr>
                  <w:rStyle w:val="InternetLink"/>
                  <w:sz w:val="20"/>
                </w:rPr>
                <w:t>https://aws.amazon.com/marketplace/pp/B01AVYHVHO?qid=1475145958660&amp;sr=0-2&amp;ref_=srh_res_product_title</w:t>
              </w:r>
            </w:hyperlink>
            <w:r w:rsidR="00CC3AE1">
              <w:rPr>
                <w:sz w:val="20"/>
              </w:rPr>
              <w:t xml:space="preserve"> </w:t>
            </w:r>
          </w:p>
        </w:tc>
      </w:tr>
    </w:tbl>
    <w:p w14:paraId="3B07D312" w14:textId="77777777" w:rsidR="00E820C3" w:rsidRPr="00C65882" w:rsidRDefault="00E820C3" w:rsidP="00CC3AE1">
      <w:pPr>
        <w:pStyle w:val="Step"/>
      </w:pPr>
      <w:bookmarkStart w:id="198" w:name="_GoBack"/>
      <w:bookmarkEnd w:id="198"/>
    </w:p>
    <w:sectPr w:rsidR="00E820C3" w:rsidRPr="00C65882" w:rsidSect="00350DEB">
      <w:headerReference w:type="default" r:id="rId56"/>
      <w:footerReference w:type="default" r:id="rId57"/>
      <w:pgSz w:w="12240" w:h="15840" w:code="1"/>
      <w:pgMar w:top="1440" w:right="1440" w:bottom="1440" w:left="1440" w:header="34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2" w:author="Abhinandan" w:date="2016-12-16T15:51:00Z" w:initials="A">
    <w:p w14:paraId="0FC45DDB" w14:textId="79621E7B" w:rsidR="00FA7BD8" w:rsidRDefault="00FA7BD8">
      <w:pPr>
        <w:pStyle w:val="CommentText"/>
      </w:pPr>
      <w:r>
        <w:rPr>
          <w:rStyle w:val="CommentReference"/>
        </w:rPr>
        <w:annotationRef/>
      </w:r>
      <w:r>
        <w:t>Rename Architecture diagram name as align as document</w:t>
      </w:r>
    </w:p>
  </w:comment>
  <w:comment w:id="93" w:author="Kathryn Gillett" w:date="2016-12-05T21:20:00Z" w:initials="KG">
    <w:p w14:paraId="5C8CF5A2" w14:textId="130FF46D" w:rsidR="00FA7BD8" w:rsidRDefault="00FA7BD8">
      <w:pPr>
        <w:pStyle w:val="CommentText"/>
      </w:pPr>
      <w:r>
        <w:rPr>
          <w:rStyle w:val="CommentReference"/>
        </w:rPr>
        <w:annotationRef/>
      </w:r>
      <w:r>
        <w:t>Please check. This doesn’t not seem to be correct. 4.9 would be in doc #3, but the title/content doesn’t match.</w:t>
      </w:r>
    </w:p>
  </w:comment>
  <w:comment w:id="94" w:author="Abhinandan" w:date="2016-12-13T17:28:00Z" w:initials="A">
    <w:p w14:paraId="4B5FC112" w14:textId="07CB317C" w:rsidR="00FA7BD8" w:rsidRDefault="00FA7BD8">
      <w:pPr>
        <w:pStyle w:val="CommentText"/>
      </w:pPr>
      <w:r>
        <w:rPr>
          <w:rStyle w:val="CommentReference"/>
        </w:rPr>
        <w:annotationRef/>
      </w:r>
      <w:r>
        <w:t xml:space="preserve">Initially this deployment guide name as </w:t>
      </w:r>
      <w:proofErr w:type="gramStart"/>
      <w:r>
        <w:t>project ,</w:t>
      </w:r>
      <w:proofErr w:type="gramEnd"/>
      <w:r>
        <w:t xml:space="preserve"> rename it as new project name</w:t>
      </w:r>
    </w:p>
  </w:comment>
  <w:comment w:id="99" w:author="Kathryn Gillett" w:date="2016-12-15T15:15:00Z" w:initials="KG">
    <w:p w14:paraId="2C8E2DDC" w14:textId="3CC1384B" w:rsidR="00FA7BD8" w:rsidRDefault="00FA7BD8">
      <w:pPr>
        <w:pStyle w:val="CommentText"/>
      </w:pPr>
      <w:r>
        <w:rPr>
          <w:rStyle w:val="CommentReference"/>
        </w:rPr>
        <w:annotationRef/>
      </w:r>
      <w:r>
        <w:t>Not sure there’s anything you ca do about this – -or if this applies –</w:t>
      </w:r>
      <w:proofErr w:type="gramStart"/>
      <w:r>
        <w:t>-  but</w:t>
      </w:r>
      <w:proofErr w:type="gramEnd"/>
      <w:r>
        <w:t xml:space="preserve"> Luis wanted to avoid the word “immersion” If so, note that this directory is referred to many times in this doc.</w:t>
      </w:r>
    </w:p>
  </w:comment>
  <w:comment w:id="100" w:author="Abhinandan" w:date="2016-12-16T15:53:00Z" w:initials="A">
    <w:p w14:paraId="24C41700" w14:textId="339E5035" w:rsidR="00FA7BD8" w:rsidRDefault="00FA7BD8">
      <w:pPr>
        <w:pStyle w:val="CommentText"/>
      </w:pPr>
      <w:r>
        <w:rPr>
          <w:rStyle w:val="CommentReference"/>
        </w:rPr>
        <w:annotationRef/>
      </w:r>
      <w:proofErr w:type="spellStart"/>
      <w:r>
        <w:t>Its</w:t>
      </w:r>
      <w:proofErr w:type="spellEnd"/>
      <w:r>
        <w:t xml:space="preserve"> basically the name of the repo, once we get the </w:t>
      </w:r>
      <w:proofErr w:type="spellStart"/>
      <w:r>
        <w:t>aws</w:t>
      </w:r>
      <w:proofErr w:type="spellEnd"/>
      <w:r>
        <w:t xml:space="preserve"> repo link this name will automatically </w:t>
      </w:r>
      <w:proofErr w:type="spellStart"/>
      <w:r>
        <w:t>chnaged</w:t>
      </w:r>
      <w:proofErr w:type="spellEnd"/>
    </w:p>
  </w:comment>
  <w:comment w:id="174" w:author="Kathryn Gillett" w:date="2016-12-05T13:44:00Z" w:initials="KG">
    <w:p w14:paraId="4D807BEB" w14:textId="1AB4A747" w:rsidR="00FA7BD8" w:rsidRDefault="00FA7BD8">
      <w:pPr>
        <w:pStyle w:val="CommentText"/>
      </w:pPr>
      <w:r>
        <w:rPr>
          <w:rStyle w:val="CommentReference"/>
        </w:rPr>
        <w:annotationRef/>
      </w:r>
      <w:r>
        <w:t>This link does not work</w:t>
      </w:r>
    </w:p>
  </w:comment>
  <w:comment w:id="175" w:author="Abhinandan" w:date="2016-12-20T16:11:00Z" w:initials="A">
    <w:p w14:paraId="4081F2C1" w14:textId="27B344EC" w:rsidR="00FA7BD8" w:rsidRDefault="00FA7BD8">
      <w:pPr>
        <w:pStyle w:val="CommentText"/>
      </w:pPr>
      <w:r>
        <w:rPr>
          <w:rStyle w:val="CommentReference"/>
        </w:rPr>
        <w:annotationRef/>
      </w:r>
      <w:r>
        <w:t xml:space="preserve">Once you set up the solution in using </w:t>
      </w:r>
      <w:proofErr w:type="spellStart"/>
      <w:r>
        <w:t>aws</w:t>
      </w:r>
      <w:proofErr w:type="spellEnd"/>
      <w:r>
        <w:t xml:space="preserve"> this link will be running</w:t>
      </w:r>
    </w:p>
  </w:comment>
  <w:comment w:id="185" w:author="Kathryn Gillett" w:date="2016-12-05T14:35:00Z" w:initials="KG">
    <w:p w14:paraId="66FF7D01" w14:textId="22DFC5D1" w:rsidR="00FA7BD8" w:rsidRDefault="00FA7BD8">
      <w:pPr>
        <w:pStyle w:val="CommentText"/>
      </w:pPr>
      <w:r>
        <w:rPr>
          <w:rStyle w:val="CommentReference"/>
        </w:rPr>
        <w:annotationRef/>
      </w:r>
      <w:r>
        <w:t>Unable to test this link. Please have someone double check it.</w:t>
      </w:r>
    </w:p>
  </w:comment>
  <w:comment w:id="186" w:author="Abhinandan" w:date="2016-12-13T17:45:00Z" w:initials="A">
    <w:p w14:paraId="326261DB" w14:textId="6526B983" w:rsidR="00FA7BD8" w:rsidRDefault="00FA7BD8">
      <w:pPr>
        <w:pStyle w:val="CommentText"/>
      </w:pPr>
      <w:r>
        <w:rPr>
          <w:rStyle w:val="CommentReference"/>
        </w:rPr>
        <w:annotationRef/>
      </w:r>
      <w:r>
        <w:t xml:space="preserve">This is a Reference link once the solution is deployed you need to put ec2 </w:t>
      </w:r>
      <w:proofErr w:type="spellStart"/>
      <w:r>
        <w:t>ip</w:t>
      </w:r>
      <w:proofErr w:type="spellEnd"/>
      <w:r>
        <w:t xml:space="preserve"> address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C45DDB" w15:done="0"/>
  <w15:commentEx w15:paraId="5C8CF5A2" w15:done="0"/>
  <w15:commentEx w15:paraId="4B5FC112" w15:paraIdParent="5C8CF5A2" w15:done="0"/>
  <w15:commentEx w15:paraId="2C8E2DDC" w15:done="0"/>
  <w15:commentEx w15:paraId="24C41700" w15:paraIdParent="2C8E2DDC" w15:done="0"/>
  <w15:commentEx w15:paraId="4D807BEB" w15:done="0"/>
  <w15:commentEx w15:paraId="4081F2C1" w15:paraIdParent="4D807BEB" w15:done="0"/>
  <w15:commentEx w15:paraId="66FF7D01" w15:done="0"/>
  <w15:commentEx w15:paraId="326261DB" w15:paraIdParent="66FF7D0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ED36EE" w14:textId="77777777" w:rsidR="006C2D41" w:rsidRDefault="006C2D41">
      <w:pPr>
        <w:spacing w:after="0" w:line="240" w:lineRule="auto"/>
      </w:pPr>
      <w:r>
        <w:separator/>
      </w:r>
    </w:p>
  </w:endnote>
  <w:endnote w:type="continuationSeparator" w:id="0">
    <w:p w14:paraId="258A9FDD" w14:textId="77777777" w:rsidR="006C2D41" w:rsidRDefault="006C2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 Sans">
    <w:altName w:val="Times New Roman"/>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723E2" w14:textId="59D12679" w:rsidR="00FA7BD8" w:rsidRDefault="00FA7BD8">
    <w:pPr>
      <w:tabs>
        <w:tab w:val="center" w:pos="4680"/>
        <w:tab w:val="right" w:pos="9360"/>
      </w:tabs>
      <w:spacing w:after="0" w:line="240" w:lineRule="auto"/>
      <w:jc w:val="right"/>
    </w:pPr>
    <w:r>
      <w:t xml:space="preserve">Page </w:t>
    </w:r>
    <w:r>
      <w:fldChar w:fldCharType="begin"/>
    </w:r>
    <w:r>
      <w:instrText>PAGE</w:instrText>
    </w:r>
    <w:r>
      <w:fldChar w:fldCharType="separate"/>
    </w:r>
    <w:r w:rsidR="005712E4">
      <w:rPr>
        <w:noProof/>
      </w:rPr>
      <w:t>32</w:t>
    </w:r>
    <w:r>
      <w:fldChar w:fldCharType="end"/>
    </w:r>
    <w:r>
      <w:t xml:space="preserve"> of </w:t>
    </w:r>
    <w:r>
      <w:fldChar w:fldCharType="begin"/>
    </w:r>
    <w:r>
      <w:instrText>NUMPAGES</w:instrText>
    </w:r>
    <w:r>
      <w:fldChar w:fldCharType="separate"/>
    </w:r>
    <w:r w:rsidR="005712E4">
      <w:rPr>
        <w:noProof/>
      </w:rPr>
      <w:t>33</w:t>
    </w:r>
    <w:r>
      <w:fldChar w:fldCharType="end"/>
    </w:r>
  </w:p>
  <w:p w14:paraId="737899DF" w14:textId="77777777" w:rsidR="00FA7BD8" w:rsidRDefault="00FA7BD8">
    <w:pPr>
      <w:tabs>
        <w:tab w:val="center" w:pos="4680"/>
        <w:tab w:val="right" w:pos="9360"/>
      </w:tabs>
      <w:spacing w:after="72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A5CE19" w14:textId="77777777" w:rsidR="006C2D41" w:rsidRDefault="006C2D41">
      <w:pPr>
        <w:spacing w:after="0" w:line="240" w:lineRule="auto"/>
      </w:pPr>
      <w:r>
        <w:separator/>
      </w:r>
    </w:p>
  </w:footnote>
  <w:footnote w:type="continuationSeparator" w:id="0">
    <w:p w14:paraId="326747B8" w14:textId="77777777" w:rsidR="006C2D41" w:rsidRDefault="006C2D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DE2AB" w14:textId="4951C6FC" w:rsidR="00FA7BD8" w:rsidRDefault="00FA7BD8" w:rsidP="00350DEB">
    <w:pPr>
      <w:tabs>
        <w:tab w:val="center" w:pos="4680"/>
        <w:tab w:val="right" w:pos="9360"/>
      </w:tabs>
      <w:spacing w:before="720" w:after="0" w:line="240" w:lineRule="auto"/>
    </w:pPr>
    <w:r>
      <w:rPr>
        <w:noProof/>
      </w:rPr>
      <w:drawing>
        <wp:inline distT="0" distB="0" distL="0" distR="0" wp14:anchorId="4CA91270" wp14:editId="0D3530A7">
          <wp:extent cx="269735" cy="269735"/>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269735" cy="269735"/>
                  </a:xfrm>
                  <a:prstGeom prst="rect">
                    <a:avLst/>
                  </a:prstGeom>
                  <a:ln/>
                </pic:spPr>
              </pic:pic>
            </a:graphicData>
          </a:graphic>
        </wp:inline>
      </w:drawing>
    </w:r>
    <w:r>
      <w:rPr>
        <w:sz w:val="14"/>
        <w:szCs w:val="14"/>
      </w:rPr>
      <w:t>Step by Step Development Guide</w:t>
    </w:r>
    <w:r>
      <w:rPr>
        <w:rFonts w:ascii="Arial" w:eastAsia="Arial" w:hAnsi="Arial" w:cs="Arial"/>
        <w:b/>
        <w:sz w:val="14"/>
        <w:szCs w:val="14"/>
      </w:rPr>
      <w:t xml:space="preserve"> </w:t>
    </w:r>
    <w:ins w:id="199" w:author="Abhinandan" w:date="2016-12-16T15:57:00Z">
      <w:r>
        <w:rPr>
          <w:rFonts w:ascii="Arial" w:eastAsia="Arial" w:hAnsi="Arial" w:cs="Arial"/>
          <w:b/>
          <w:sz w:val="14"/>
          <w:szCs w:val="14"/>
        </w:rPr>
        <w:t>for Data Pipeline from AWS Marketplace</w:t>
      </w:r>
    </w:ins>
    <w:del w:id="200" w:author="Abhinandan" w:date="2016-12-16T15:57:00Z">
      <w:r w:rsidDel="001845D0">
        <w:rPr>
          <w:rFonts w:ascii="Arial" w:eastAsia="Arial" w:hAnsi="Arial" w:cs="Arial"/>
          <w:b/>
          <w:sz w:val="14"/>
          <w:szCs w:val="14"/>
        </w:rPr>
        <w:delText>- Integrating AWS Services and Marketplace Solutions to Deploy a BYOD-Cloud Based Analytical System</w:delText>
      </w:r>
    </w:del>
    <w:r>
      <w:rPr>
        <w:rFonts w:ascii="Arial" w:eastAsia="Arial" w:hAnsi="Arial" w:cs="Arial"/>
        <w:b/>
        <w:sz w:val="14"/>
        <w:szCs w:val="14"/>
      </w:rPr>
      <w:t xml:space="preserve"> </w:t>
    </w:r>
    <w:r>
      <w:rPr>
        <w:rFonts w:ascii="Arial" w:eastAsia="Arial" w:hAnsi="Arial" w:cs="Arial"/>
        <w:sz w:val="14"/>
        <w:szCs w:val="14"/>
      </w:rPr>
      <w:t xml:space="preserve">    </w:t>
    </w:r>
    <w:r>
      <w:rPr>
        <w:rFonts w:ascii="Arial" w:eastAsia="Arial" w:hAnsi="Arial" w:cs="Arial"/>
        <w:sz w:val="12"/>
        <w:szCs w:val="12"/>
      </w:rPr>
      <w:t xml:space="preserve">        </w:t>
    </w:r>
  </w:p>
  <w:p w14:paraId="48ED802E" w14:textId="77777777" w:rsidR="00FA7BD8" w:rsidRPr="00350DEB" w:rsidRDefault="00FA7BD8" w:rsidP="00350DEB">
    <w:pPr>
      <w:tabs>
        <w:tab w:val="center" w:pos="4680"/>
        <w:tab w:val="right" w:pos="9360"/>
      </w:tabs>
      <w:spacing w:after="0" w:line="240" w:lineRule="auto"/>
    </w:pPr>
    <w:r>
      <w:rPr>
        <w:rFonts w:ascii="Arial" w:eastAsia="Arial" w:hAnsi="Arial" w:cs="Arial"/>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93D30"/>
    <w:multiLevelType w:val="multilevel"/>
    <w:tmpl w:val="B088DD58"/>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D8676D3"/>
    <w:multiLevelType w:val="multilevel"/>
    <w:tmpl w:val="4F4A4B1C"/>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b/>
      </w:rPr>
    </w:lvl>
    <w:lvl w:ilvl="2">
      <w:start w:val="1"/>
      <w:numFmt w:val="decimal"/>
      <w:pStyle w:val="DocH3"/>
      <w:lvlText w:val="4.%2.2."/>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3C2A0A"/>
    <w:multiLevelType w:val="hybridMultilevel"/>
    <w:tmpl w:val="12BE7F1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15:restartNumberingAfterBreak="0">
    <w:nsid w:val="16BC5FDC"/>
    <w:multiLevelType w:val="multilevel"/>
    <w:tmpl w:val="AF2810F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2C7B1815"/>
    <w:multiLevelType w:val="hybridMultilevel"/>
    <w:tmpl w:val="3320CC7E"/>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5" w15:restartNumberingAfterBreak="0">
    <w:nsid w:val="2DCB11AA"/>
    <w:multiLevelType w:val="multilevel"/>
    <w:tmpl w:val="BC98B4B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15:restartNumberingAfterBreak="0">
    <w:nsid w:val="2F0A4651"/>
    <w:multiLevelType w:val="hybridMultilevel"/>
    <w:tmpl w:val="988A76D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2FF21834"/>
    <w:multiLevelType w:val="multilevel"/>
    <w:tmpl w:val="6B0E6ED4"/>
    <w:lvl w:ilvl="0">
      <w:start w:val="1"/>
      <w:numFmt w:val="bullet"/>
      <w:lvlText w:val="✓"/>
      <w:lvlJc w:val="left"/>
      <w:pPr>
        <w:ind w:left="720" w:firstLine="360"/>
      </w:pPr>
      <w:rPr>
        <w:rFonts w:ascii="Arial" w:eastAsia="Arial" w:hAnsi="Arial" w:cs="Arial"/>
        <w:color w:val="auto"/>
        <w:sz w:val="22"/>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15:restartNumberingAfterBreak="0">
    <w:nsid w:val="55DB6BC3"/>
    <w:multiLevelType w:val="hybridMultilevel"/>
    <w:tmpl w:val="EFB0FC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00854EE"/>
    <w:multiLevelType w:val="hybridMultilevel"/>
    <w:tmpl w:val="F1DAB9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0301CA"/>
    <w:multiLevelType w:val="multilevel"/>
    <w:tmpl w:val="AD4CC08C"/>
    <w:lvl w:ilvl="0">
      <w:start w:val="1"/>
      <w:numFmt w:val="decimal"/>
      <w:pStyle w:val="step3"/>
      <w:suff w:val="space"/>
      <w:lvlText w:val="%1."/>
      <w:lvlJc w:val="left"/>
      <w:pPr>
        <w:ind w:left="288" w:hanging="288"/>
      </w:pPr>
      <w:rPr>
        <w:rFonts w:hint="default"/>
        <w:b w:val="0"/>
        <w:bCs w:val="0"/>
        <w:i w:val="0"/>
        <w:iCs w:val="0"/>
        <w:caps w:val="0"/>
        <w:smallCaps w:val="0"/>
        <w:strike w:val="0"/>
        <w:dstrike w:val="0"/>
        <w:noProof w:val="0"/>
        <w:vanish w:val="0"/>
        <w:color w:val="404040" w:themeColor="text1" w:themeTint="B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72CB3446"/>
    <w:multiLevelType w:val="hybridMultilevel"/>
    <w:tmpl w:val="80DCD4EC"/>
    <w:lvl w:ilvl="0" w:tplc="33D6223A">
      <w:start w:val="1"/>
      <w:numFmt w:val="bullet"/>
      <w:lvlText w:val=""/>
      <w:lvlJc w:val="left"/>
      <w:pPr>
        <w:ind w:left="576"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39232C"/>
    <w:multiLevelType w:val="hybridMultilevel"/>
    <w:tmpl w:val="33BADD9C"/>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3" w15:restartNumberingAfterBreak="0">
    <w:nsid w:val="7CE06E56"/>
    <w:multiLevelType w:val="multilevel"/>
    <w:tmpl w:val="5C325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2"/>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9"/>
  </w:num>
  <w:num w:numId="16">
    <w:abstractNumId w:val="8"/>
  </w:num>
  <w:num w:numId="17">
    <w:abstractNumId w:val="3"/>
  </w:num>
  <w:num w:numId="18">
    <w:abstractNumId w:val="7"/>
  </w:num>
  <w:num w:numId="19">
    <w:abstractNumId w:val="11"/>
  </w:num>
  <w:num w:numId="20">
    <w:abstractNumId w:val="12"/>
  </w:num>
  <w:num w:numId="21">
    <w:abstractNumId w:val="4"/>
  </w:num>
  <w:num w:numId="22">
    <w:abstractNumId w:val="13"/>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thryn Gillett">
    <w15:presenceInfo w15:providerId="Windows Live" w15:userId="a8cb817c45caaa60"/>
  </w15:person>
  <w15:person w15:author="Abhinandan">
    <w15:presenceInfo w15:providerId="None" w15:userId="Abhinand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U2NTSwtDQwN7YwMDBQ0lEKTi0uzszPAykwqgUA/ZUPbCwAAAA="/>
  </w:docVars>
  <w:rsids>
    <w:rsidRoot w:val="00C32FD8"/>
    <w:rsid w:val="000031E1"/>
    <w:rsid w:val="000114EE"/>
    <w:rsid w:val="00011510"/>
    <w:rsid w:val="00011E80"/>
    <w:rsid w:val="000242DA"/>
    <w:rsid w:val="00025BF1"/>
    <w:rsid w:val="00033987"/>
    <w:rsid w:val="00034A67"/>
    <w:rsid w:val="00040149"/>
    <w:rsid w:val="00040214"/>
    <w:rsid w:val="000402D4"/>
    <w:rsid w:val="000454EE"/>
    <w:rsid w:val="000475C8"/>
    <w:rsid w:val="00047912"/>
    <w:rsid w:val="00047B93"/>
    <w:rsid w:val="00047C58"/>
    <w:rsid w:val="00061963"/>
    <w:rsid w:val="00062805"/>
    <w:rsid w:val="0006739F"/>
    <w:rsid w:val="00084611"/>
    <w:rsid w:val="000858C2"/>
    <w:rsid w:val="00087896"/>
    <w:rsid w:val="00093F06"/>
    <w:rsid w:val="00096597"/>
    <w:rsid w:val="000A1159"/>
    <w:rsid w:val="000A17BA"/>
    <w:rsid w:val="000A3CC4"/>
    <w:rsid w:val="000A6013"/>
    <w:rsid w:val="000A61B8"/>
    <w:rsid w:val="000B1DD3"/>
    <w:rsid w:val="000C0263"/>
    <w:rsid w:val="000C266A"/>
    <w:rsid w:val="000C47CE"/>
    <w:rsid w:val="000C64BA"/>
    <w:rsid w:val="000C6F29"/>
    <w:rsid w:val="000C70BF"/>
    <w:rsid w:val="000D3DE6"/>
    <w:rsid w:val="000D42D4"/>
    <w:rsid w:val="000E2ADE"/>
    <w:rsid w:val="0010098C"/>
    <w:rsid w:val="00103238"/>
    <w:rsid w:val="00103E50"/>
    <w:rsid w:val="00104656"/>
    <w:rsid w:val="0011048C"/>
    <w:rsid w:val="00110EC5"/>
    <w:rsid w:val="00120F71"/>
    <w:rsid w:val="001213A1"/>
    <w:rsid w:val="0012150D"/>
    <w:rsid w:val="001216A6"/>
    <w:rsid w:val="00127A75"/>
    <w:rsid w:val="001306F0"/>
    <w:rsid w:val="00130A0F"/>
    <w:rsid w:val="001321D5"/>
    <w:rsid w:val="00135588"/>
    <w:rsid w:val="00142712"/>
    <w:rsid w:val="001445A6"/>
    <w:rsid w:val="001447CA"/>
    <w:rsid w:val="00145490"/>
    <w:rsid w:val="00145E28"/>
    <w:rsid w:val="00150795"/>
    <w:rsid w:val="00153572"/>
    <w:rsid w:val="00154B76"/>
    <w:rsid w:val="001653BE"/>
    <w:rsid w:val="00167C87"/>
    <w:rsid w:val="001716B4"/>
    <w:rsid w:val="0017518C"/>
    <w:rsid w:val="00175A0E"/>
    <w:rsid w:val="001771A0"/>
    <w:rsid w:val="001845D0"/>
    <w:rsid w:val="00186652"/>
    <w:rsid w:val="00190C28"/>
    <w:rsid w:val="001935C0"/>
    <w:rsid w:val="001935EF"/>
    <w:rsid w:val="00193BF2"/>
    <w:rsid w:val="001A50E1"/>
    <w:rsid w:val="001A60E7"/>
    <w:rsid w:val="001A6A47"/>
    <w:rsid w:val="001C46AC"/>
    <w:rsid w:val="001C584E"/>
    <w:rsid w:val="001D040B"/>
    <w:rsid w:val="001D1356"/>
    <w:rsid w:val="001D1549"/>
    <w:rsid w:val="001D22F8"/>
    <w:rsid w:val="001D68D0"/>
    <w:rsid w:val="001E0912"/>
    <w:rsid w:val="001E255F"/>
    <w:rsid w:val="001E6B99"/>
    <w:rsid w:val="001F1322"/>
    <w:rsid w:val="001F2E68"/>
    <w:rsid w:val="001F4177"/>
    <w:rsid w:val="001F4ECA"/>
    <w:rsid w:val="001F7253"/>
    <w:rsid w:val="00200114"/>
    <w:rsid w:val="002053C6"/>
    <w:rsid w:val="00211B30"/>
    <w:rsid w:val="00212A95"/>
    <w:rsid w:val="00215868"/>
    <w:rsid w:val="002202AD"/>
    <w:rsid w:val="00225710"/>
    <w:rsid w:val="002261BE"/>
    <w:rsid w:val="00226AD6"/>
    <w:rsid w:val="002337A3"/>
    <w:rsid w:val="00240AA4"/>
    <w:rsid w:val="00241CA8"/>
    <w:rsid w:val="00242ED9"/>
    <w:rsid w:val="0024539B"/>
    <w:rsid w:val="00245A22"/>
    <w:rsid w:val="00251B2D"/>
    <w:rsid w:val="00252E21"/>
    <w:rsid w:val="0025774B"/>
    <w:rsid w:val="00257908"/>
    <w:rsid w:val="00265AFC"/>
    <w:rsid w:val="00270E89"/>
    <w:rsid w:val="0027750A"/>
    <w:rsid w:val="00281D92"/>
    <w:rsid w:val="00286C11"/>
    <w:rsid w:val="00286C4B"/>
    <w:rsid w:val="00294A34"/>
    <w:rsid w:val="002A05D0"/>
    <w:rsid w:val="002A164A"/>
    <w:rsid w:val="002A2E37"/>
    <w:rsid w:val="002A66EB"/>
    <w:rsid w:val="002B165D"/>
    <w:rsid w:val="002B277E"/>
    <w:rsid w:val="002B2A19"/>
    <w:rsid w:val="002B2F6C"/>
    <w:rsid w:val="002B608B"/>
    <w:rsid w:val="002C488B"/>
    <w:rsid w:val="002D0DB6"/>
    <w:rsid w:val="002D5747"/>
    <w:rsid w:val="002E63DD"/>
    <w:rsid w:val="002F05D1"/>
    <w:rsid w:val="002F1B3C"/>
    <w:rsid w:val="002F3BC7"/>
    <w:rsid w:val="002F486D"/>
    <w:rsid w:val="002F6C78"/>
    <w:rsid w:val="002F7139"/>
    <w:rsid w:val="003003BA"/>
    <w:rsid w:val="00300A9D"/>
    <w:rsid w:val="003065FD"/>
    <w:rsid w:val="00307D4F"/>
    <w:rsid w:val="00307FA6"/>
    <w:rsid w:val="00314CF5"/>
    <w:rsid w:val="00315580"/>
    <w:rsid w:val="003202D2"/>
    <w:rsid w:val="003324E8"/>
    <w:rsid w:val="003362DB"/>
    <w:rsid w:val="00337455"/>
    <w:rsid w:val="00345159"/>
    <w:rsid w:val="00346762"/>
    <w:rsid w:val="0034750B"/>
    <w:rsid w:val="00350DEB"/>
    <w:rsid w:val="00352A59"/>
    <w:rsid w:val="00366522"/>
    <w:rsid w:val="00367E23"/>
    <w:rsid w:val="00373A3C"/>
    <w:rsid w:val="00374454"/>
    <w:rsid w:val="00374920"/>
    <w:rsid w:val="0037568C"/>
    <w:rsid w:val="00377F36"/>
    <w:rsid w:val="0038197B"/>
    <w:rsid w:val="00390DFC"/>
    <w:rsid w:val="00394B65"/>
    <w:rsid w:val="003A3C59"/>
    <w:rsid w:val="003A4C5D"/>
    <w:rsid w:val="003A4D63"/>
    <w:rsid w:val="003B163A"/>
    <w:rsid w:val="003C0DEC"/>
    <w:rsid w:val="003C69F7"/>
    <w:rsid w:val="003D1F17"/>
    <w:rsid w:val="003D2F09"/>
    <w:rsid w:val="003D700D"/>
    <w:rsid w:val="003E2145"/>
    <w:rsid w:val="003F4474"/>
    <w:rsid w:val="00401054"/>
    <w:rsid w:val="00401E70"/>
    <w:rsid w:val="00402C74"/>
    <w:rsid w:val="00402D8A"/>
    <w:rsid w:val="00405F2B"/>
    <w:rsid w:val="00420B14"/>
    <w:rsid w:val="004250B9"/>
    <w:rsid w:val="00425878"/>
    <w:rsid w:val="00431A71"/>
    <w:rsid w:val="0043279E"/>
    <w:rsid w:val="004340EB"/>
    <w:rsid w:val="00435ECD"/>
    <w:rsid w:val="004365BD"/>
    <w:rsid w:val="004412AE"/>
    <w:rsid w:val="004419DB"/>
    <w:rsid w:val="004428D6"/>
    <w:rsid w:val="0044414E"/>
    <w:rsid w:val="00446E51"/>
    <w:rsid w:val="0045458E"/>
    <w:rsid w:val="00461D36"/>
    <w:rsid w:val="00462E95"/>
    <w:rsid w:val="00474DE7"/>
    <w:rsid w:val="004768D3"/>
    <w:rsid w:val="00477C52"/>
    <w:rsid w:val="00481D94"/>
    <w:rsid w:val="00482880"/>
    <w:rsid w:val="00483391"/>
    <w:rsid w:val="00491F74"/>
    <w:rsid w:val="004932A6"/>
    <w:rsid w:val="0049677D"/>
    <w:rsid w:val="004A052D"/>
    <w:rsid w:val="004A0662"/>
    <w:rsid w:val="004A4B0C"/>
    <w:rsid w:val="004A6B3D"/>
    <w:rsid w:val="004C54E9"/>
    <w:rsid w:val="004C694D"/>
    <w:rsid w:val="004D5C68"/>
    <w:rsid w:val="004D73F0"/>
    <w:rsid w:val="004E05A9"/>
    <w:rsid w:val="004E40A7"/>
    <w:rsid w:val="004F08D6"/>
    <w:rsid w:val="004F0963"/>
    <w:rsid w:val="004F3F53"/>
    <w:rsid w:val="00503839"/>
    <w:rsid w:val="005039B0"/>
    <w:rsid w:val="00507D8D"/>
    <w:rsid w:val="00511F60"/>
    <w:rsid w:val="00513D70"/>
    <w:rsid w:val="00532ED6"/>
    <w:rsid w:val="0053630E"/>
    <w:rsid w:val="00537391"/>
    <w:rsid w:val="00541F9C"/>
    <w:rsid w:val="00542DBC"/>
    <w:rsid w:val="005450C2"/>
    <w:rsid w:val="0054587D"/>
    <w:rsid w:val="005614FC"/>
    <w:rsid w:val="00562751"/>
    <w:rsid w:val="00570A72"/>
    <w:rsid w:val="005712E4"/>
    <w:rsid w:val="005734DC"/>
    <w:rsid w:val="005800CA"/>
    <w:rsid w:val="005807EF"/>
    <w:rsid w:val="00582AAA"/>
    <w:rsid w:val="005850BE"/>
    <w:rsid w:val="00592986"/>
    <w:rsid w:val="00594D7E"/>
    <w:rsid w:val="005A0CCC"/>
    <w:rsid w:val="005A1731"/>
    <w:rsid w:val="005A3DFA"/>
    <w:rsid w:val="005A57FD"/>
    <w:rsid w:val="005B35E6"/>
    <w:rsid w:val="005B4420"/>
    <w:rsid w:val="005B4AFF"/>
    <w:rsid w:val="005B4F38"/>
    <w:rsid w:val="005B5541"/>
    <w:rsid w:val="005C01A7"/>
    <w:rsid w:val="005C0751"/>
    <w:rsid w:val="005C0B26"/>
    <w:rsid w:val="005C172F"/>
    <w:rsid w:val="005C4035"/>
    <w:rsid w:val="005C4C22"/>
    <w:rsid w:val="005C4F8D"/>
    <w:rsid w:val="005C55C9"/>
    <w:rsid w:val="005D383F"/>
    <w:rsid w:val="005D5F91"/>
    <w:rsid w:val="005E244D"/>
    <w:rsid w:val="005E3D60"/>
    <w:rsid w:val="005E4BD3"/>
    <w:rsid w:val="005E4FCB"/>
    <w:rsid w:val="005F0143"/>
    <w:rsid w:val="005F25ED"/>
    <w:rsid w:val="005F416D"/>
    <w:rsid w:val="005F5D90"/>
    <w:rsid w:val="005F6883"/>
    <w:rsid w:val="006012B4"/>
    <w:rsid w:val="00601F42"/>
    <w:rsid w:val="006027C2"/>
    <w:rsid w:val="0060497A"/>
    <w:rsid w:val="00610AFA"/>
    <w:rsid w:val="006156B5"/>
    <w:rsid w:val="006177E9"/>
    <w:rsid w:val="00621B04"/>
    <w:rsid w:val="006221EC"/>
    <w:rsid w:val="00631423"/>
    <w:rsid w:val="00634CE1"/>
    <w:rsid w:val="00643B9C"/>
    <w:rsid w:val="006451C4"/>
    <w:rsid w:val="00650D39"/>
    <w:rsid w:val="006531F2"/>
    <w:rsid w:val="00665991"/>
    <w:rsid w:val="00667199"/>
    <w:rsid w:val="00671410"/>
    <w:rsid w:val="00671C15"/>
    <w:rsid w:val="00675569"/>
    <w:rsid w:val="00676925"/>
    <w:rsid w:val="00676D04"/>
    <w:rsid w:val="00681029"/>
    <w:rsid w:val="00682CAF"/>
    <w:rsid w:val="0068581C"/>
    <w:rsid w:val="00691557"/>
    <w:rsid w:val="00692987"/>
    <w:rsid w:val="00692DE9"/>
    <w:rsid w:val="00693647"/>
    <w:rsid w:val="006A57EF"/>
    <w:rsid w:val="006B4269"/>
    <w:rsid w:val="006B4997"/>
    <w:rsid w:val="006C2C82"/>
    <w:rsid w:val="006C2D41"/>
    <w:rsid w:val="006D3625"/>
    <w:rsid w:val="006D3F43"/>
    <w:rsid w:val="006D6274"/>
    <w:rsid w:val="006E14B2"/>
    <w:rsid w:val="006E21E9"/>
    <w:rsid w:val="006F029E"/>
    <w:rsid w:val="006F072C"/>
    <w:rsid w:val="006F12F6"/>
    <w:rsid w:val="006F30C7"/>
    <w:rsid w:val="006F3DD7"/>
    <w:rsid w:val="00704948"/>
    <w:rsid w:val="00713FFA"/>
    <w:rsid w:val="00714594"/>
    <w:rsid w:val="007169D2"/>
    <w:rsid w:val="00717B46"/>
    <w:rsid w:val="007214AD"/>
    <w:rsid w:val="00724682"/>
    <w:rsid w:val="00727661"/>
    <w:rsid w:val="007276E7"/>
    <w:rsid w:val="0073582C"/>
    <w:rsid w:val="00737735"/>
    <w:rsid w:val="007549A7"/>
    <w:rsid w:val="007556FA"/>
    <w:rsid w:val="007573BE"/>
    <w:rsid w:val="00763798"/>
    <w:rsid w:val="00763B76"/>
    <w:rsid w:val="00764EC1"/>
    <w:rsid w:val="0076678A"/>
    <w:rsid w:val="007721F7"/>
    <w:rsid w:val="00773BE3"/>
    <w:rsid w:val="00774123"/>
    <w:rsid w:val="007960B1"/>
    <w:rsid w:val="007A23B0"/>
    <w:rsid w:val="007A32E4"/>
    <w:rsid w:val="007A40FF"/>
    <w:rsid w:val="007B1021"/>
    <w:rsid w:val="007B323E"/>
    <w:rsid w:val="007B3299"/>
    <w:rsid w:val="007B365E"/>
    <w:rsid w:val="007B5ABD"/>
    <w:rsid w:val="007C72CD"/>
    <w:rsid w:val="007D591A"/>
    <w:rsid w:val="007D5BB0"/>
    <w:rsid w:val="007D7182"/>
    <w:rsid w:val="007D7EBA"/>
    <w:rsid w:val="007E3265"/>
    <w:rsid w:val="007E4340"/>
    <w:rsid w:val="007E654A"/>
    <w:rsid w:val="007E6FC9"/>
    <w:rsid w:val="007F4D7E"/>
    <w:rsid w:val="00801AE6"/>
    <w:rsid w:val="00815D83"/>
    <w:rsid w:val="008254CD"/>
    <w:rsid w:val="00832BC9"/>
    <w:rsid w:val="00837B0C"/>
    <w:rsid w:val="00841F1C"/>
    <w:rsid w:val="0084211A"/>
    <w:rsid w:val="00852E76"/>
    <w:rsid w:val="00853EB7"/>
    <w:rsid w:val="008609CF"/>
    <w:rsid w:val="008621B8"/>
    <w:rsid w:val="00862796"/>
    <w:rsid w:val="00864017"/>
    <w:rsid w:val="0087108A"/>
    <w:rsid w:val="008724C8"/>
    <w:rsid w:val="00872B5B"/>
    <w:rsid w:val="00874EA5"/>
    <w:rsid w:val="0087546C"/>
    <w:rsid w:val="008777D7"/>
    <w:rsid w:val="008825C6"/>
    <w:rsid w:val="00887631"/>
    <w:rsid w:val="008938C8"/>
    <w:rsid w:val="008960B6"/>
    <w:rsid w:val="008A028A"/>
    <w:rsid w:val="008A09D6"/>
    <w:rsid w:val="008A6456"/>
    <w:rsid w:val="008A65D2"/>
    <w:rsid w:val="008A6DF6"/>
    <w:rsid w:val="008A7FED"/>
    <w:rsid w:val="008B0E7B"/>
    <w:rsid w:val="008C20FF"/>
    <w:rsid w:val="008D2106"/>
    <w:rsid w:val="008D6268"/>
    <w:rsid w:val="008E2A29"/>
    <w:rsid w:val="008E67C7"/>
    <w:rsid w:val="008E7E7B"/>
    <w:rsid w:val="008F0802"/>
    <w:rsid w:val="008F15E0"/>
    <w:rsid w:val="008F208C"/>
    <w:rsid w:val="00900F2B"/>
    <w:rsid w:val="009039A6"/>
    <w:rsid w:val="00915C6F"/>
    <w:rsid w:val="00920EB3"/>
    <w:rsid w:val="00933078"/>
    <w:rsid w:val="00935CA9"/>
    <w:rsid w:val="00936C9F"/>
    <w:rsid w:val="009644C1"/>
    <w:rsid w:val="00971066"/>
    <w:rsid w:val="00972FF2"/>
    <w:rsid w:val="0098589A"/>
    <w:rsid w:val="00990F35"/>
    <w:rsid w:val="009A760D"/>
    <w:rsid w:val="009B7FCD"/>
    <w:rsid w:val="009C112E"/>
    <w:rsid w:val="009C61AE"/>
    <w:rsid w:val="009D083A"/>
    <w:rsid w:val="009D1BD9"/>
    <w:rsid w:val="009D2EB3"/>
    <w:rsid w:val="009E0AA1"/>
    <w:rsid w:val="009E7CF8"/>
    <w:rsid w:val="009F3F95"/>
    <w:rsid w:val="009F5FC5"/>
    <w:rsid w:val="009F609F"/>
    <w:rsid w:val="009F6A06"/>
    <w:rsid w:val="00A03B7D"/>
    <w:rsid w:val="00A140F6"/>
    <w:rsid w:val="00A14285"/>
    <w:rsid w:val="00A16D31"/>
    <w:rsid w:val="00A20EE6"/>
    <w:rsid w:val="00A21C77"/>
    <w:rsid w:val="00A23339"/>
    <w:rsid w:val="00A2737C"/>
    <w:rsid w:val="00A27F05"/>
    <w:rsid w:val="00A34C4B"/>
    <w:rsid w:val="00A3748B"/>
    <w:rsid w:val="00A41C80"/>
    <w:rsid w:val="00A4731C"/>
    <w:rsid w:val="00A727C5"/>
    <w:rsid w:val="00A772FD"/>
    <w:rsid w:val="00A7795B"/>
    <w:rsid w:val="00A84A60"/>
    <w:rsid w:val="00A855C5"/>
    <w:rsid w:val="00A87455"/>
    <w:rsid w:val="00A97B52"/>
    <w:rsid w:val="00AA2ABF"/>
    <w:rsid w:val="00AA5549"/>
    <w:rsid w:val="00AB1F6B"/>
    <w:rsid w:val="00AB32DB"/>
    <w:rsid w:val="00AD0F18"/>
    <w:rsid w:val="00AD11C4"/>
    <w:rsid w:val="00AD5360"/>
    <w:rsid w:val="00AE7459"/>
    <w:rsid w:val="00AE779A"/>
    <w:rsid w:val="00AF00BF"/>
    <w:rsid w:val="00AF2793"/>
    <w:rsid w:val="00AF311A"/>
    <w:rsid w:val="00AF3E4C"/>
    <w:rsid w:val="00B00546"/>
    <w:rsid w:val="00B00D0F"/>
    <w:rsid w:val="00B00FCE"/>
    <w:rsid w:val="00B02C03"/>
    <w:rsid w:val="00B02F95"/>
    <w:rsid w:val="00B135B8"/>
    <w:rsid w:val="00B13E7A"/>
    <w:rsid w:val="00B21A1F"/>
    <w:rsid w:val="00B222A3"/>
    <w:rsid w:val="00B24089"/>
    <w:rsid w:val="00B26C3F"/>
    <w:rsid w:val="00B45D2F"/>
    <w:rsid w:val="00B51091"/>
    <w:rsid w:val="00B52478"/>
    <w:rsid w:val="00B53215"/>
    <w:rsid w:val="00B721BF"/>
    <w:rsid w:val="00B72D21"/>
    <w:rsid w:val="00B765D4"/>
    <w:rsid w:val="00B802BE"/>
    <w:rsid w:val="00B810D6"/>
    <w:rsid w:val="00B82D1C"/>
    <w:rsid w:val="00B83FEB"/>
    <w:rsid w:val="00B91BBE"/>
    <w:rsid w:val="00B938EB"/>
    <w:rsid w:val="00B93E53"/>
    <w:rsid w:val="00BC040E"/>
    <w:rsid w:val="00BC0523"/>
    <w:rsid w:val="00BC158A"/>
    <w:rsid w:val="00BC5F33"/>
    <w:rsid w:val="00BD2678"/>
    <w:rsid w:val="00BD2A7A"/>
    <w:rsid w:val="00BE4187"/>
    <w:rsid w:val="00BE4F3C"/>
    <w:rsid w:val="00BF2249"/>
    <w:rsid w:val="00BF3193"/>
    <w:rsid w:val="00BF6704"/>
    <w:rsid w:val="00BF7988"/>
    <w:rsid w:val="00BF7C75"/>
    <w:rsid w:val="00C004B3"/>
    <w:rsid w:val="00C014B6"/>
    <w:rsid w:val="00C01EDC"/>
    <w:rsid w:val="00C01F33"/>
    <w:rsid w:val="00C03C54"/>
    <w:rsid w:val="00C070CD"/>
    <w:rsid w:val="00C3133C"/>
    <w:rsid w:val="00C32FD8"/>
    <w:rsid w:val="00C3775A"/>
    <w:rsid w:val="00C41CDE"/>
    <w:rsid w:val="00C429C9"/>
    <w:rsid w:val="00C42F6C"/>
    <w:rsid w:val="00C5601E"/>
    <w:rsid w:val="00C63EBA"/>
    <w:rsid w:val="00C65882"/>
    <w:rsid w:val="00C70E00"/>
    <w:rsid w:val="00C73052"/>
    <w:rsid w:val="00C77FC3"/>
    <w:rsid w:val="00C81B79"/>
    <w:rsid w:val="00C86605"/>
    <w:rsid w:val="00C87B14"/>
    <w:rsid w:val="00C939A2"/>
    <w:rsid w:val="00C94AF9"/>
    <w:rsid w:val="00C95B78"/>
    <w:rsid w:val="00CA3FEB"/>
    <w:rsid w:val="00CB3160"/>
    <w:rsid w:val="00CB6309"/>
    <w:rsid w:val="00CC3AE1"/>
    <w:rsid w:val="00CC55E8"/>
    <w:rsid w:val="00CC5DD2"/>
    <w:rsid w:val="00CD5ABD"/>
    <w:rsid w:val="00CE0CC3"/>
    <w:rsid w:val="00CE5E17"/>
    <w:rsid w:val="00CE6B7A"/>
    <w:rsid w:val="00CF3E4B"/>
    <w:rsid w:val="00CF5459"/>
    <w:rsid w:val="00D04B0A"/>
    <w:rsid w:val="00D04DB7"/>
    <w:rsid w:val="00D05457"/>
    <w:rsid w:val="00D05CED"/>
    <w:rsid w:val="00D14B52"/>
    <w:rsid w:val="00D179B9"/>
    <w:rsid w:val="00D207CD"/>
    <w:rsid w:val="00D21B24"/>
    <w:rsid w:val="00D23713"/>
    <w:rsid w:val="00D262FB"/>
    <w:rsid w:val="00D335BD"/>
    <w:rsid w:val="00D4146A"/>
    <w:rsid w:val="00D44AA5"/>
    <w:rsid w:val="00D5658C"/>
    <w:rsid w:val="00D611CF"/>
    <w:rsid w:val="00D616E9"/>
    <w:rsid w:val="00D677B3"/>
    <w:rsid w:val="00D80C57"/>
    <w:rsid w:val="00D84F64"/>
    <w:rsid w:val="00D94A5D"/>
    <w:rsid w:val="00D94D80"/>
    <w:rsid w:val="00D9672B"/>
    <w:rsid w:val="00DA02EE"/>
    <w:rsid w:val="00DA2B80"/>
    <w:rsid w:val="00DA5A0B"/>
    <w:rsid w:val="00DB148C"/>
    <w:rsid w:val="00DB1DFE"/>
    <w:rsid w:val="00DB53D2"/>
    <w:rsid w:val="00DC084C"/>
    <w:rsid w:val="00DC0C33"/>
    <w:rsid w:val="00DC1D9D"/>
    <w:rsid w:val="00DC2E9D"/>
    <w:rsid w:val="00DC721F"/>
    <w:rsid w:val="00DD091A"/>
    <w:rsid w:val="00DD2598"/>
    <w:rsid w:val="00DD2CB5"/>
    <w:rsid w:val="00DD2DA7"/>
    <w:rsid w:val="00DD6DBE"/>
    <w:rsid w:val="00DE02F5"/>
    <w:rsid w:val="00DE1676"/>
    <w:rsid w:val="00DE69D5"/>
    <w:rsid w:val="00DF6E39"/>
    <w:rsid w:val="00DF7458"/>
    <w:rsid w:val="00E074A9"/>
    <w:rsid w:val="00E1002A"/>
    <w:rsid w:val="00E10B06"/>
    <w:rsid w:val="00E23B97"/>
    <w:rsid w:val="00E24BB1"/>
    <w:rsid w:val="00E32698"/>
    <w:rsid w:val="00E33E1F"/>
    <w:rsid w:val="00E34868"/>
    <w:rsid w:val="00E368A5"/>
    <w:rsid w:val="00E373A5"/>
    <w:rsid w:val="00E41B8E"/>
    <w:rsid w:val="00E41C1A"/>
    <w:rsid w:val="00E4207F"/>
    <w:rsid w:val="00E45C14"/>
    <w:rsid w:val="00E56E50"/>
    <w:rsid w:val="00E6017E"/>
    <w:rsid w:val="00E65C5B"/>
    <w:rsid w:val="00E66DA9"/>
    <w:rsid w:val="00E71765"/>
    <w:rsid w:val="00E73A99"/>
    <w:rsid w:val="00E75B83"/>
    <w:rsid w:val="00E820C3"/>
    <w:rsid w:val="00E8338A"/>
    <w:rsid w:val="00E940E9"/>
    <w:rsid w:val="00E94E59"/>
    <w:rsid w:val="00E96172"/>
    <w:rsid w:val="00EA6517"/>
    <w:rsid w:val="00EB411E"/>
    <w:rsid w:val="00EB5978"/>
    <w:rsid w:val="00EB62A8"/>
    <w:rsid w:val="00EB63E0"/>
    <w:rsid w:val="00EC03E8"/>
    <w:rsid w:val="00EC04A7"/>
    <w:rsid w:val="00EC3725"/>
    <w:rsid w:val="00EC5C69"/>
    <w:rsid w:val="00ED373A"/>
    <w:rsid w:val="00ED45D4"/>
    <w:rsid w:val="00EE1833"/>
    <w:rsid w:val="00EE4763"/>
    <w:rsid w:val="00EE4E5D"/>
    <w:rsid w:val="00EE5F3D"/>
    <w:rsid w:val="00EE67AA"/>
    <w:rsid w:val="00EF1DE2"/>
    <w:rsid w:val="00F12404"/>
    <w:rsid w:val="00F2175F"/>
    <w:rsid w:val="00F22D74"/>
    <w:rsid w:val="00F339DE"/>
    <w:rsid w:val="00F34387"/>
    <w:rsid w:val="00F40D3C"/>
    <w:rsid w:val="00F417C3"/>
    <w:rsid w:val="00F5404B"/>
    <w:rsid w:val="00F61B01"/>
    <w:rsid w:val="00F6284D"/>
    <w:rsid w:val="00F6326F"/>
    <w:rsid w:val="00F632A9"/>
    <w:rsid w:val="00F63417"/>
    <w:rsid w:val="00F64B14"/>
    <w:rsid w:val="00F67EEC"/>
    <w:rsid w:val="00F70B10"/>
    <w:rsid w:val="00F725B2"/>
    <w:rsid w:val="00F74734"/>
    <w:rsid w:val="00F74FC7"/>
    <w:rsid w:val="00F9044E"/>
    <w:rsid w:val="00F9345A"/>
    <w:rsid w:val="00F944A5"/>
    <w:rsid w:val="00FA0447"/>
    <w:rsid w:val="00FA0FA8"/>
    <w:rsid w:val="00FA4277"/>
    <w:rsid w:val="00FA47BA"/>
    <w:rsid w:val="00FA5080"/>
    <w:rsid w:val="00FA551A"/>
    <w:rsid w:val="00FA6F66"/>
    <w:rsid w:val="00FA7BD8"/>
    <w:rsid w:val="00FB1EC0"/>
    <w:rsid w:val="00FC0605"/>
    <w:rsid w:val="00FD1D79"/>
    <w:rsid w:val="00FE027D"/>
    <w:rsid w:val="00FE07BC"/>
    <w:rsid w:val="00FE1364"/>
    <w:rsid w:val="00FE3C6E"/>
    <w:rsid w:val="00FE53E3"/>
    <w:rsid w:val="00FF46FC"/>
    <w:rsid w:val="00FF48D1"/>
    <w:rsid w:val="00FF51A5"/>
    <w:rsid w:val="00FF64C0"/>
    <w:rsid w:val="00FF70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4DEDDC"/>
  <w15:docId w15:val="{60F9A2C6-AA0E-49FB-8BBF-B1ACBE326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rsid w:val="00511F60"/>
    <w:pPr>
      <w:keepNext/>
      <w:keepLines/>
      <w:spacing w:before="240" w:after="0"/>
      <w:outlineLvl w:val="0"/>
    </w:pPr>
    <w:rPr>
      <w:rFonts w:ascii="Open Sans" w:hAnsi="Open Sans"/>
      <w:color w:val="E47911"/>
      <w:sz w:val="32"/>
      <w:szCs w:val="32"/>
    </w:rPr>
  </w:style>
  <w:style w:type="paragraph" w:styleId="Heading2">
    <w:name w:val="heading 2"/>
    <w:basedOn w:val="Normal"/>
    <w:next w:val="Normal"/>
    <w:pPr>
      <w:keepNext/>
      <w:keepLines/>
      <w:spacing w:before="40" w:after="0"/>
      <w:outlineLvl w:val="1"/>
    </w:pPr>
    <w:rPr>
      <w:color w:val="2E74B5"/>
      <w:sz w:val="26"/>
      <w:szCs w:val="26"/>
    </w:rPr>
  </w:style>
  <w:style w:type="paragraph" w:styleId="Heading3">
    <w:name w:val="heading 3"/>
    <w:basedOn w:val="Normal"/>
    <w:next w:val="Normal"/>
    <w:link w:val="Heading3Char"/>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link w:val="Heading5Char"/>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4A4B0C"/>
    <w:rPr>
      <w:color w:val="0563C1" w:themeColor="hyperlink"/>
      <w:u w:val="single"/>
    </w:rPr>
  </w:style>
  <w:style w:type="paragraph" w:styleId="ListParagraph">
    <w:name w:val="List Paragraph"/>
    <w:basedOn w:val="Normal"/>
    <w:uiPriority w:val="34"/>
    <w:qFormat/>
    <w:rsid w:val="00B93E53"/>
    <w:pPr>
      <w:ind w:left="720"/>
      <w:contextualSpacing/>
    </w:pPr>
  </w:style>
  <w:style w:type="paragraph" w:styleId="NoSpacing">
    <w:name w:val="No Spacing"/>
    <w:uiPriority w:val="1"/>
    <w:qFormat/>
    <w:rsid w:val="001F1322"/>
    <w:pPr>
      <w:spacing w:after="0" w:line="240" w:lineRule="auto"/>
    </w:pPr>
  </w:style>
  <w:style w:type="paragraph" w:styleId="TOCHeading">
    <w:name w:val="TOC Heading"/>
    <w:basedOn w:val="Heading1"/>
    <w:next w:val="Normal"/>
    <w:uiPriority w:val="39"/>
    <w:unhideWhenUsed/>
    <w:qFormat/>
    <w:rsid w:val="001F1322"/>
    <w:pPr>
      <w:outlineLvl w:val="9"/>
    </w:pPr>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1F1322"/>
    <w:pPr>
      <w:spacing w:after="100"/>
    </w:pPr>
  </w:style>
  <w:style w:type="paragraph" w:styleId="TOC2">
    <w:name w:val="toc 2"/>
    <w:basedOn w:val="Normal"/>
    <w:next w:val="Normal"/>
    <w:autoRedefine/>
    <w:uiPriority w:val="39"/>
    <w:unhideWhenUsed/>
    <w:rsid w:val="001F1322"/>
    <w:pPr>
      <w:spacing w:after="100"/>
      <w:ind w:left="220"/>
    </w:pPr>
  </w:style>
  <w:style w:type="paragraph" w:styleId="Header">
    <w:name w:val="header"/>
    <w:basedOn w:val="Normal"/>
    <w:link w:val="HeaderChar"/>
    <w:uiPriority w:val="99"/>
    <w:unhideWhenUsed/>
    <w:rsid w:val="001F13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1322"/>
  </w:style>
  <w:style w:type="paragraph" w:styleId="Footer">
    <w:name w:val="footer"/>
    <w:basedOn w:val="Normal"/>
    <w:link w:val="FooterChar"/>
    <w:uiPriority w:val="99"/>
    <w:unhideWhenUsed/>
    <w:rsid w:val="001F13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1322"/>
  </w:style>
  <w:style w:type="paragraph" w:customStyle="1" w:styleId="DocH1">
    <w:name w:val="Doc H1"/>
    <w:basedOn w:val="Heading1"/>
    <w:next w:val="Heading1"/>
    <w:link w:val="DocH1Char"/>
    <w:qFormat/>
    <w:rsid w:val="00511F60"/>
    <w:rPr>
      <w:b/>
    </w:rPr>
  </w:style>
  <w:style w:type="paragraph" w:customStyle="1" w:styleId="DocH2">
    <w:name w:val="Doc H2"/>
    <w:basedOn w:val="Heading2"/>
    <w:next w:val="Heading2"/>
    <w:link w:val="DocH2Char"/>
    <w:qFormat/>
    <w:rsid w:val="000D42D4"/>
    <w:pPr>
      <w:spacing w:before="280" w:after="280"/>
    </w:pPr>
    <w:rPr>
      <w:rFonts w:ascii="Open Sans" w:eastAsia="Open Sans" w:hAnsi="Open Sans" w:cs="Open Sans"/>
      <w:b/>
      <w:color w:val="444444"/>
      <w:sz w:val="28"/>
      <w:szCs w:val="24"/>
    </w:rPr>
  </w:style>
  <w:style w:type="character" w:customStyle="1" w:styleId="Heading1Char">
    <w:name w:val="Heading 1 Char"/>
    <w:basedOn w:val="DefaultParagraphFont"/>
    <w:link w:val="Heading1"/>
    <w:rsid w:val="00511F60"/>
    <w:rPr>
      <w:rFonts w:ascii="Open Sans" w:hAnsi="Open Sans"/>
      <w:color w:val="E47911"/>
      <w:sz w:val="32"/>
      <w:szCs w:val="32"/>
    </w:rPr>
  </w:style>
  <w:style w:type="character" w:customStyle="1" w:styleId="DocH1Char">
    <w:name w:val="Doc H1 Char"/>
    <w:basedOn w:val="Heading1Char"/>
    <w:link w:val="DocH1"/>
    <w:rsid w:val="00511F60"/>
    <w:rPr>
      <w:rFonts w:ascii="Open Sans" w:hAnsi="Open Sans"/>
      <w:b/>
      <w:color w:val="E47911"/>
      <w:sz w:val="32"/>
      <w:szCs w:val="32"/>
    </w:rPr>
  </w:style>
  <w:style w:type="paragraph" w:customStyle="1" w:styleId="Step">
    <w:name w:val="Step"/>
    <w:basedOn w:val="Index1"/>
    <w:link w:val="StepChar"/>
    <w:qFormat/>
    <w:rsid w:val="00511F60"/>
    <w:rPr>
      <w:rFonts w:ascii="Open Sans" w:hAnsi="Open Sans"/>
      <w:color w:val="444444"/>
    </w:rPr>
  </w:style>
  <w:style w:type="character" w:customStyle="1" w:styleId="DocH2Char">
    <w:name w:val="Doc H2 Char"/>
    <w:basedOn w:val="DefaultParagraphFont"/>
    <w:link w:val="DocH2"/>
    <w:rsid w:val="000D42D4"/>
    <w:rPr>
      <w:rFonts w:ascii="Open Sans" w:eastAsia="Open Sans" w:hAnsi="Open Sans" w:cs="Open Sans"/>
      <w:b/>
      <w:color w:val="444444"/>
      <w:sz w:val="28"/>
      <w:szCs w:val="24"/>
    </w:rPr>
  </w:style>
  <w:style w:type="paragraph" w:styleId="BalloonText">
    <w:name w:val="Balloon Text"/>
    <w:basedOn w:val="Normal"/>
    <w:link w:val="BalloonTextChar"/>
    <w:uiPriority w:val="99"/>
    <w:unhideWhenUsed/>
    <w:rsid w:val="00511F60"/>
    <w:pPr>
      <w:spacing w:after="0" w:line="240" w:lineRule="auto"/>
    </w:pPr>
    <w:rPr>
      <w:rFonts w:ascii="Segoe UI" w:hAnsi="Segoe UI" w:cs="Segoe UI"/>
      <w:sz w:val="18"/>
      <w:szCs w:val="18"/>
    </w:rPr>
  </w:style>
  <w:style w:type="paragraph" w:styleId="Index1">
    <w:name w:val="index 1"/>
    <w:basedOn w:val="Normal"/>
    <w:next w:val="Normal"/>
    <w:link w:val="Index1Char"/>
    <w:autoRedefine/>
    <w:uiPriority w:val="99"/>
    <w:semiHidden/>
    <w:unhideWhenUsed/>
    <w:rsid w:val="00511F60"/>
    <w:pPr>
      <w:spacing w:after="0" w:line="240" w:lineRule="auto"/>
      <w:ind w:left="220" w:hanging="220"/>
    </w:pPr>
  </w:style>
  <w:style w:type="character" w:customStyle="1" w:styleId="Index1Char">
    <w:name w:val="Index 1 Char"/>
    <w:basedOn w:val="DefaultParagraphFont"/>
    <w:link w:val="Index1"/>
    <w:uiPriority w:val="99"/>
    <w:semiHidden/>
    <w:rsid w:val="00511F60"/>
  </w:style>
  <w:style w:type="character" w:customStyle="1" w:styleId="StepChar">
    <w:name w:val="Step Char"/>
    <w:basedOn w:val="Index1Char"/>
    <w:link w:val="Step"/>
    <w:rsid w:val="00511F60"/>
    <w:rPr>
      <w:rFonts w:ascii="Open Sans" w:hAnsi="Open Sans"/>
      <w:color w:val="444444"/>
    </w:rPr>
  </w:style>
  <w:style w:type="character" w:customStyle="1" w:styleId="BalloonTextChar">
    <w:name w:val="Balloon Text Char"/>
    <w:basedOn w:val="DefaultParagraphFont"/>
    <w:link w:val="BalloonText"/>
    <w:uiPriority w:val="99"/>
    <w:rsid w:val="00511F60"/>
    <w:rPr>
      <w:rFonts w:ascii="Segoe UI" w:hAnsi="Segoe UI" w:cs="Segoe UI"/>
      <w:sz w:val="18"/>
      <w:szCs w:val="18"/>
    </w:rPr>
  </w:style>
  <w:style w:type="paragraph" w:customStyle="1" w:styleId="step2">
    <w:name w:val="step 2"/>
    <w:basedOn w:val="Normal"/>
    <w:link w:val="step2Char"/>
    <w:qFormat/>
    <w:rsid w:val="004F0963"/>
    <w:pPr>
      <w:spacing w:after="0"/>
    </w:pPr>
    <w:rPr>
      <w:rFonts w:ascii="Open Sans" w:eastAsia="Open Sans" w:hAnsi="Open Sans" w:cs="Open Sans"/>
      <w:color w:val="444444"/>
      <w:szCs w:val="24"/>
    </w:rPr>
  </w:style>
  <w:style w:type="character" w:customStyle="1" w:styleId="apple-converted-space">
    <w:name w:val="apple-converted-space"/>
    <w:basedOn w:val="DefaultParagraphFont"/>
    <w:rsid w:val="00337455"/>
  </w:style>
  <w:style w:type="character" w:customStyle="1" w:styleId="step2Char">
    <w:name w:val="step 2 Char"/>
    <w:basedOn w:val="DefaultParagraphFont"/>
    <w:link w:val="step2"/>
    <w:rsid w:val="004F0963"/>
    <w:rPr>
      <w:rFonts w:ascii="Open Sans" w:eastAsia="Open Sans" w:hAnsi="Open Sans" w:cs="Open Sans"/>
      <w:color w:val="444444"/>
      <w:szCs w:val="24"/>
    </w:rPr>
  </w:style>
  <w:style w:type="paragraph" w:customStyle="1" w:styleId="step3">
    <w:name w:val="step 3"/>
    <w:basedOn w:val="step2"/>
    <w:link w:val="step3Char"/>
    <w:qFormat/>
    <w:rsid w:val="007A23B0"/>
    <w:pPr>
      <w:numPr>
        <w:numId w:val="4"/>
      </w:numPr>
    </w:pPr>
  </w:style>
  <w:style w:type="paragraph" w:customStyle="1" w:styleId="DocH3">
    <w:name w:val="Doc H3"/>
    <w:basedOn w:val="Heading3"/>
    <w:link w:val="DocH3Char"/>
    <w:qFormat/>
    <w:rsid w:val="00190C28"/>
    <w:pPr>
      <w:numPr>
        <w:ilvl w:val="2"/>
        <w:numId w:val="1"/>
      </w:numPr>
      <w:spacing w:after="0"/>
    </w:pPr>
    <w:rPr>
      <w:rFonts w:ascii="Open Sans" w:eastAsia="Open Sans" w:hAnsi="Open Sans" w:cs="Open Sans"/>
      <w:color w:val="404040"/>
      <w:sz w:val="26"/>
      <w:szCs w:val="24"/>
    </w:rPr>
  </w:style>
  <w:style w:type="character" w:customStyle="1" w:styleId="step3Char">
    <w:name w:val="step 3 Char"/>
    <w:basedOn w:val="step2Char"/>
    <w:link w:val="step3"/>
    <w:rsid w:val="007A23B0"/>
    <w:rPr>
      <w:rFonts w:ascii="Open Sans" w:eastAsia="Open Sans" w:hAnsi="Open Sans" w:cs="Open Sans"/>
      <w:color w:val="444444"/>
      <w:szCs w:val="24"/>
    </w:rPr>
  </w:style>
  <w:style w:type="character" w:styleId="Emphasis">
    <w:name w:val="Emphasis"/>
    <w:basedOn w:val="DefaultParagraphFont"/>
    <w:uiPriority w:val="20"/>
    <w:qFormat/>
    <w:rsid w:val="008254CD"/>
    <w:rPr>
      <w:i/>
      <w:iCs/>
    </w:rPr>
  </w:style>
  <w:style w:type="character" w:customStyle="1" w:styleId="Heading3Char">
    <w:name w:val="Heading 3 Char"/>
    <w:basedOn w:val="DefaultParagraphFont"/>
    <w:link w:val="Heading3"/>
    <w:rsid w:val="00190C28"/>
    <w:rPr>
      <w:b/>
      <w:sz w:val="28"/>
      <w:szCs w:val="28"/>
    </w:rPr>
  </w:style>
  <w:style w:type="character" w:customStyle="1" w:styleId="DocH3Char">
    <w:name w:val="Doc H3 Char"/>
    <w:basedOn w:val="Heading3Char"/>
    <w:link w:val="DocH3"/>
    <w:rsid w:val="00190C28"/>
    <w:rPr>
      <w:rFonts w:ascii="Open Sans" w:eastAsia="Open Sans" w:hAnsi="Open Sans" w:cs="Open Sans"/>
      <w:b/>
      <w:color w:val="404040"/>
      <w:sz w:val="26"/>
      <w:szCs w:val="24"/>
    </w:rPr>
  </w:style>
  <w:style w:type="paragraph" w:styleId="TOC3">
    <w:name w:val="toc 3"/>
    <w:basedOn w:val="Normal"/>
    <w:next w:val="Normal"/>
    <w:autoRedefine/>
    <w:uiPriority w:val="39"/>
    <w:unhideWhenUsed/>
    <w:rsid w:val="00665991"/>
    <w:pPr>
      <w:spacing w:after="100"/>
      <w:ind w:left="440"/>
    </w:pPr>
  </w:style>
  <w:style w:type="character" w:styleId="FollowedHyperlink">
    <w:name w:val="FollowedHyperlink"/>
    <w:basedOn w:val="DefaultParagraphFont"/>
    <w:uiPriority w:val="99"/>
    <w:semiHidden/>
    <w:unhideWhenUsed/>
    <w:rsid w:val="003A4C5D"/>
    <w:rPr>
      <w:color w:val="954F72" w:themeColor="followedHyperlink"/>
      <w:u w:val="single"/>
    </w:rPr>
  </w:style>
  <w:style w:type="character" w:customStyle="1" w:styleId="guilabel">
    <w:name w:val="guilabel"/>
    <w:basedOn w:val="DefaultParagraphFont"/>
    <w:rsid w:val="005A3DFA"/>
  </w:style>
  <w:style w:type="character" w:styleId="HTMLCode">
    <w:name w:val="HTML Code"/>
    <w:basedOn w:val="DefaultParagraphFont"/>
    <w:uiPriority w:val="99"/>
    <w:semiHidden/>
    <w:unhideWhenUsed/>
    <w:rsid w:val="008D2106"/>
    <w:rPr>
      <w:rFonts w:ascii="Courier New" w:eastAsia="Times New Roman" w:hAnsi="Courier New" w:cs="Courier New"/>
      <w:sz w:val="20"/>
      <w:szCs w:val="20"/>
    </w:rPr>
  </w:style>
  <w:style w:type="character" w:styleId="Strong">
    <w:name w:val="Strong"/>
    <w:basedOn w:val="DefaultParagraphFont"/>
    <w:uiPriority w:val="22"/>
    <w:qFormat/>
    <w:rsid w:val="00DB148C"/>
    <w:rPr>
      <w:b/>
      <w:bCs/>
    </w:rPr>
  </w:style>
  <w:style w:type="table" w:styleId="TableGrid">
    <w:name w:val="Table Grid"/>
    <w:basedOn w:val="TableNormal"/>
    <w:uiPriority w:val="39"/>
    <w:rsid w:val="005627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rsid w:val="001447CA"/>
    <w:rPr>
      <w:b/>
    </w:rPr>
  </w:style>
  <w:style w:type="paragraph" w:styleId="NormalWeb">
    <w:name w:val="Normal (Web)"/>
    <w:basedOn w:val="Normal"/>
    <w:uiPriority w:val="99"/>
    <w:semiHidden/>
    <w:unhideWhenUsed/>
    <w:rsid w:val="007A23B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downloadfile">
    <w:name w:val="downloadfile"/>
    <w:basedOn w:val="DefaultParagraphFont"/>
    <w:rsid w:val="00DD2598"/>
  </w:style>
  <w:style w:type="character" w:customStyle="1" w:styleId="InternetLink">
    <w:name w:val="Internet Link"/>
    <w:basedOn w:val="DefaultParagraphFont"/>
    <w:rsid w:val="00CC3AE1"/>
    <w:rPr>
      <w:color w:val="000080"/>
      <w:u w:val="single"/>
    </w:rPr>
  </w:style>
  <w:style w:type="paragraph" w:styleId="Revision">
    <w:name w:val="Revision"/>
    <w:hidden/>
    <w:uiPriority w:val="99"/>
    <w:semiHidden/>
    <w:rsid w:val="00270E89"/>
    <w:pPr>
      <w:spacing w:after="0" w:line="240" w:lineRule="auto"/>
    </w:pPr>
  </w:style>
  <w:style w:type="character" w:styleId="CommentReference">
    <w:name w:val="annotation reference"/>
    <w:basedOn w:val="DefaultParagraphFont"/>
    <w:uiPriority w:val="99"/>
    <w:semiHidden/>
    <w:unhideWhenUsed/>
    <w:rsid w:val="00841F1C"/>
    <w:rPr>
      <w:sz w:val="16"/>
      <w:szCs w:val="16"/>
    </w:rPr>
  </w:style>
  <w:style w:type="paragraph" w:styleId="CommentText">
    <w:name w:val="annotation text"/>
    <w:basedOn w:val="Normal"/>
    <w:link w:val="CommentTextChar"/>
    <w:uiPriority w:val="99"/>
    <w:semiHidden/>
    <w:unhideWhenUsed/>
    <w:rsid w:val="00841F1C"/>
    <w:pPr>
      <w:spacing w:line="240" w:lineRule="auto"/>
    </w:pPr>
    <w:rPr>
      <w:sz w:val="20"/>
      <w:szCs w:val="20"/>
    </w:rPr>
  </w:style>
  <w:style w:type="character" w:customStyle="1" w:styleId="CommentTextChar">
    <w:name w:val="Comment Text Char"/>
    <w:basedOn w:val="DefaultParagraphFont"/>
    <w:link w:val="CommentText"/>
    <w:uiPriority w:val="99"/>
    <w:semiHidden/>
    <w:rsid w:val="00841F1C"/>
    <w:rPr>
      <w:sz w:val="20"/>
      <w:szCs w:val="20"/>
    </w:rPr>
  </w:style>
  <w:style w:type="paragraph" w:styleId="CommentSubject">
    <w:name w:val="annotation subject"/>
    <w:basedOn w:val="CommentText"/>
    <w:next w:val="CommentText"/>
    <w:link w:val="CommentSubjectChar"/>
    <w:uiPriority w:val="99"/>
    <w:semiHidden/>
    <w:unhideWhenUsed/>
    <w:rsid w:val="00841F1C"/>
    <w:rPr>
      <w:b/>
      <w:bCs/>
    </w:rPr>
  </w:style>
  <w:style w:type="character" w:customStyle="1" w:styleId="CommentSubjectChar">
    <w:name w:val="Comment Subject Char"/>
    <w:basedOn w:val="CommentTextChar"/>
    <w:link w:val="CommentSubject"/>
    <w:uiPriority w:val="99"/>
    <w:semiHidden/>
    <w:rsid w:val="00841F1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29639">
      <w:bodyDiv w:val="1"/>
      <w:marLeft w:val="0"/>
      <w:marRight w:val="0"/>
      <w:marTop w:val="0"/>
      <w:marBottom w:val="0"/>
      <w:divBdr>
        <w:top w:val="none" w:sz="0" w:space="0" w:color="auto"/>
        <w:left w:val="none" w:sz="0" w:space="0" w:color="auto"/>
        <w:bottom w:val="none" w:sz="0" w:space="0" w:color="auto"/>
        <w:right w:val="none" w:sz="0" w:space="0" w:color="auto"/>
      </w:divBdr>
    </w:div>
    <w:div w:id="207421594">
      <w:bodyDiv w:val="1"/>
      <w:marLeft w:val="0"/>
      <w:marRight w:val="0"/>
      <w:marTop w:val="0"/>
      <w:marBottom w:val="0"/>
      <w:divBdr>
        <w:top w:val="none" w:sz="0" w:space="0" w:color="auto"/>
        <w:left w:val="none" w:sz="0" w:space="0" w:color="auto"/>
        <w:bottom w:val="none" w:sz="0" w:space="0" w:color="auto"/>
        <w:right w:val="none" w:sz="0" w:space="0" w:color="auto"/>
      </w:divBdr>
    </w:div>
    <w:div w:id="409472773">
      <w:bodyDiv w:val="1"/>
      <w:marLeft w:val="0"/>
      <w:marRight w:val="0"/>
      <w:marTop w:val="0"/>
      <w:marBottom w:val="0"/>
      <w:divBdr>
        <w:top w:val="none" w:sz="0" w:space="0" w:color="auto"/>
        <w:left w:val="none" w:sz="0" w:space="0" w:color="auto"/>
        <w:bottom w:val="none" w:sz="0" w:space="0" w:color="auto"/>
        <w:right w:val="none" w:sz="0" w:space="0" w:color="auto"/>
      </w:divBdr>
    </w:div>
    <w:div w:id="931669122">
      <w:bodyDiv w:val="1"/>
      <w:marLeft w:val="0"/>
      <w:marRight w:val="0"/>
      <w:marTop w:val="0"/>
      <w:marBottom w:val="0"/>
      <w:divBdr>
        <w:top w:val="none" w:sz="0" w:space="0" w:color="auto"/>
        <w:left w:val="none" w:sz="0" w:space="0" w:color="auto"/>
        <w:bottom w:val="none" w:sz="0" w:space="0" w:color="auto"/>
        <w:right w:val="none" w:sz="0" w:space="0" w:color="auto"/>
      </w:divBdr>
    </w:div>
    <w:div w:id="1277522688">
      <w:bodyDiv w:val="1"/>
      <w:marLeft w:val="0"/>
      <w:marRight w:val="0"/>
      <w:marTop w:val="0"/>
      <w:marBottom w:val="0"/>
      <w:divBdr>
        <w:top w:val="none" w:sz="0" w:space="0" w:color="auto"/>
        <w:left w:val="none" w:sz="0" w:space="0" w:color="auto"/>
        <w:bottom w:val="none" w:sz="0" w:space="0" w:color="auto"/>
        <w:right w:val="none" w:sz="0" w:space="0" w:color="auto"/>
      </w:divBdr>
    </w:div>
    <w:div w:id="1463619515">
      <w:bodyDiv w:val="1"/>
      <w:marLeft w:val="0"/>
      <w:marRight w:val="0"/>
      <w:marTop w:val="0"/>
      <w:marBottom w:val="0"/>
      <w:divBdr>
        <w:top w:val="none" w:sz="0" w:space="0" w:color="auto"/>
        <w:left w:val="none" w:sz="0" w:space="0" w:color="auto"/>
        <w:bottom w:val="none" w:sz="0" w:space="0" w:color="auto"/>
        <w:right w:val="none" w:sz="0" w:space="0" w:color="auto"/>
      </w:divBdr>
    </w:div>
    <w:div w:id="1792438703">
      <w:bodyDiv w:val="1"/>
      <w:marLeft w:val="0"/>
      <w:marRight w:val="0"/>
      <w:marTop w:val="0"/>
      <w:marBottom w:val="0"/>
      <w:divBdr>
        <w:top w:val="none" w:sz="0" w:space="0" w:color="auto"/>
        <w:left w:val="none" w:sz="0" w:space="0" w:color="auto"/>
        <w:bottom w:val="none" w:sz="0" w:space="0" w:color="auto"/>
        <w:right w:val="none" w:sz="0" w:space="0" w:color="auto"/>
      </w:divBdr>
    </w:div>
    <w:div w:id="1932277614">
      <w:bodyDiv w:val="1"/>
      <w:marLeft w:val="0"/>
      <w:marRight w:val="0"/>
      <w:marTop w:val="0"/>
      <w:marBottom w:val="0"/>
      <w:divBdr>
        <w:top w:val="none" w:sz="0" w:space="0" w:color="auto"/>
        <w:left w:val="none" w:sz="0" w:space="0" w:color="auto"/>
        <w:bottom w:val="none" w:sz="0" w:space="0" w:color="auto"/>
        <w:right w:val="none" w:sz="0" w:space="0" w:color="auto"/>
      </w:divBdr>
      <w:divsChild>
        <w:div w:id="354573962">
          <w:marLeft w:val="0"/>
          <w:marRight w:val="0"/>
          <w:marTop w:val="0"/>
          <w:marBottom w:val="0"/>
          <w:divBdr>
            <w:top w:val="none" w:sz="0" w:space="0" w:color="auto"/>
            <w:left w:val="none" w:sz="0" w:space="0" w:color="auto"/>
            <w:bottom w:val="none" w:sz="0" w:space="0" w:color="auto"/>
            <w:right w:val="none" w:sz="0" w:space="0" w:color="auto"/>
          </w:divBdr>
        </w:div>
      </w:divsChild>
    </w:div>
    <w:div w:id="19650431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hyperlink" Target="https://aws.amazon.com/marketplace/pp/B00PJ9FGVU?qid=1475145771249&amp;sr=0-2&amp;ref_=srh_res_product_title" TargetMode="External"/><Relationship Id="rId55" Type="http://schemas.openxmlformats.org/officeDocument/2006/relationships/hyperlink" Target="https://aws.amazon.com/marketplace/pp/B01AVYHVHO?qid=1475145958660&amp;sr=0-2&amp;ref_=srh_res_product_tit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aws.amazon.com/marketplace/pp/B010TV3U2E?qid=1475145908555&amp;sr=0-2&amp;ref_=srh_res_product_title"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aws.amazon.com/marketplace/pp/B00LBH6GCC?qid=1475145807428&amp;sr=0-3&amp;ref_=srh_res_product_title"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microsoft.com/office/2011/relationships/people" Target="peop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aws.amazon.com/marketplace/pp/B010PHCVO0?qid=1475145908555&amp;sr=0-1&amp;ref_=srh_res_product_tit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s://aws.amazon.com/marketplace/pp/B00PB74KYY?qid=1475145882225&amp;sr=0-9&amp;ref_=srh_res_product_title"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037A9-7D81-4E19-AD56-7772BF118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3385</Words>
  <Characters>19297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abistat</dc:creator>
  <cp:lastModifiedBy>Abhinandan</cp:lastModifiedBy>
  <cp:revision>8</cp:revision>
  <cp:lastPrinted>2016-11-30T10:06:00Z</cp:lastPrinted>
  <dcterms:created xsi:type="dcterms:W3CDTF">2016-12-15T21:23:00Z</dcterms:created>
  <dcterms:modified xsi:type="dcterms:W3CDTF">2016-12-20T10:49:00Z</dcterms:modified>
</cp:coreProperties>
</file>