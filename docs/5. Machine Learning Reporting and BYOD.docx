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EB5A1C4" w14:textId="77777777" w:rsidR="00C32FD8" w:rsidRDefault="007276E7">
      <w:r>
        <w:t xml:space="preserve">                                                                         </w:t>
      </w:r>
    </w:p>
    <w:p w14:paraId="490BBF8F" w14:textId="77777777" w:rsidR="00C32FD8" w:rsidRDefault="007276E7">
      <w:pPr>
        <w:tabs>
          <w:tab w:val="left" w:pos="2355"/>
        </w:tabs>
      </w:pPr>
      <w:r>
        <w:tab/>
      </w:r>
    </w:p>
    <w:p w14:paraId="62C0A564" w14:textId="77777777" w:rsidR="00C32FD8" w:rsidRDefault="00C32FD8"/>
    <w:p w14:paraId="1395E25F" w14:textId="77777777" w:rsidR="00C32FD8" w:rsidRDefault="00C32FD8"/>
    <w:p w14:paraId="7819FF58" w14:textId="77777777" w:rsidR="00BA40B5" w:rsidRPr="00BA40B5" w:rsidRDefault="00BA40B5" w:rsidP="00BA40B5">
      <w:pPr>
        <w:ind w:left="3600" w:firstLine="720"/>
        <w:rPr>
          <w:rFonts w:asciiTheme="minorHAnsi" w:eastAsia="Times New Roman" w:hAnsiTheme="minorHAnsi" w:cs="Times New Roman"/>
          <w:color w:val="auto"/>
          <w:lang w:val="en-IN"/>
        </w:rPr>
      </w:pPr>
      <w:r w:rsidRPr="00BA40B5">
        <w:rPr>
          <w:rFonts w:asciiTheme="minorHAnsi" w:eastAsia="Times New Roman" w:hAnsiTheme="minorHAnsi" w:cs="Times New Roman"/>
          <w:noProof/>
          <w:color w:val="auto"/>
        </w:rPr>
        <w:drawing>
          <wp:inline distT="0" distB="0" distL="0" distR="0" wp14:anchorId="3505E37C" wp14:editId="3DF4D33B">
            <wp:extent cx="704850" cy="70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D2F3" w14:textId="77777777" w:rsidR="00E6343E" w:rsidRPr="002A3779" w:rsidRDefault="00E6343E" w:rsidP="00E6343E">
      <w:pPr>
        <w:jc w:val="center"/>
        <w:rPr>
          <w:sz w:val="16"/>
        </w:rPr>
      </w:pPr>
      <w:r w:rsidRPr="002A3779">
        <w:rPr>
          <w:b/>
          <w:sz w:val="42"/>
          <w:szCs w:val="50"/>
        </w:rPr>
        <w:t xml:space="preserve">Running an Intelligent Analytical System on AWS </w:t>
      </w:r>
    </w:p>
    <w:p w14:paraId="155A710C" w14:textId="77777777" w:rsidR="00E6343E" w:rsidRDefault="00E6343E" w:rsidP="00E6343E">
      <w:pPr>
        <w:jc w:val="center"/>
        <w:rPr>
          <w:sz w:val="18"/>
        </w:rPr>
      </w:pPr>
      <w:r>
        <w:rPr>
          <w:b/>
          <w:sz w:val="36"/>
          <w:szCs w:val="42"/>
        </w:rPr>
        <w:t>Using AWS Services &amp; Solutions in AWS Marketplace</w:t>
      </w:r>
    </w:p>
    <w:p w14:paraId="49AF98C0" w14:textId="77777777" w:rsidR="00173BDF" w:rsidRDefault="00173BDF" w:rsidP="00BA40B5">
      <w:pPr>
        <w:jc w:val="center"/>
        <w:rPr>
          <w:rFonts w:asciiTheme="minorHAnsi" w:eastAsia="Times New Roman" w:hAnsiTheme="minorHAnsi" w:cs="Times New Roman"/>
          <w:i/>
          <w:color w:val="auto"/>
          <w:sz w:val="40"/>
          <w:szCs w:val="40"/>
        </w:rPr>
      </w:pPr>
    </w:p>
    <w:p w14:paraId="7083CAD9" w14:textId="77777777" w:rsidR="00BA40B5" w:rsidRDefault="00E6343E" w:rsidP="00BA40B5">
      <w:pPr>
        <w:jc w:val="center"/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</w:pPr>
      <w: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  <w:t>Machine Learning</w:t>
      </w:r>
      <w:r w:rsidR="00BA40B5" w:rsidRPr="00BA40B5"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  <w:t xml:space="preserve"> and Reporting and BYOD</w:t>
      </w:r>
    </w:p>
    <w:p w14:paraId="0B09E384" w14:textId="77777777" w:rsidR="00BA40B5" w:rsidRDefault="00BA40B5">
      <w:pP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</w:pPr>
      <w: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  <w:br w:type="page"/>
      </w:r>
    </w:p>
    <w:p w14:paraId="2F2A1CCC" w14:textId="77777777" w:rsidR="00AD0943" w:rsidRPr="004E077F" w:rsidRDefault="00AD0943" w:rsidP="00AD0943">
      <w:pPr>
        <w:spacing w:before="240"/>
        <w:outlineLvl w:val="0"/>
        <w:rPr>
          <w:ins w:id="0" w:author="Kathryn Gillett" w:date="2016-12-15T15:23:00Z"/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" w:name="_Toc464154007"/>
      <w:bookmarkStart w:id="2" w:name="_Toc467687811"/>
      <w:bookmarkStart w:id="3" w:name="_Toc467777120"/>
      <w:bookmarkStart w:id="4" w:name="_Toc468288961"/>
      <w:ins w:id="5" w:author="Kathryn Gillett" w:date="2016-12-15T15:23:00Z">
        <w:r w:rsidRPr="004E077F">
          <w:rPr>
            <w:rFonts w:eastAsia="Times New Roman"/>
            <w:color w:val="CC6600"/>
            <w:kern w:val="36"/>
            <w:sz w:val="32"/>
            <w:szCs w:val="32"/>
          </w:rPr>
          <w:lastRenderedPageBreak/>
          <w:t>Disclaimer:</w:t>
        </w:r>
      </w:ins>
    </w:p>
    <w:p w14:paraId="7D9F87FD" w14:textId="77777777" w:rsidR="00AD0943" w:rsidRPr="004E077F" w:rsidRDefault="00AD0943" w:rsidP="00AD0943">
      <w:pPr>
        <w:rPr>
          <w:ins w:id="6" w:author="Kathryn Gillett" w:date="2016-12-15T15:23:00Z"/>
          <w:rFonts w:ascii="Times New Roman" w:eastAsia="Times New Roman" w:hAnsi="Times New Roman" w:cs="Times New Roman"/>
          <w:sz w:val="24"/>
          <w:szCs w:val="24"/>
        </w:rPr>
      </w:pPr>
    </w:p>
    <w:p w14:paraId="6C30E97F" w14:textId="77777777" w:rsidR="00AD0943" w:rsidRPr="004E077F" w:rsidRDefault="00AD0943" w:rsidP="00AD0943">
      <w:pPr>
        <w:numPr>
          <w:ilvl w:val="0"/>
          <w:numId w:val="22"/>
        </w:numPr>
        <w:spacing w:after="0" w:line="240" w:lineRule="auto"/>
        <w:textAlignment w:val="baseline"/>
        <w:rPr>
          <w:ins w:id="7" w:author="Kathryn Gillett" w:date="2016-12-15T15:23:00Z"/>
          <w:rFonts w:ascii="Open Sans" w:eastAsia="Times New Roman" w:hAnsi="Open Sans" w:cs="Open Sans"/>
          <w:color w:val="404040"/>
          <w:sz w:val="24"/>
          <w:szCs w:val="24"/>
        </w:rPr>
      </w:pPr>
      <w:ins w:id="8" w:author="Kathryn Gillett" w:date="2016-12-15T15:23:00Z"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The </w:t>
        </w:r>
        <w:r>
          <w:rPr>
            <w:rFonts w:ascii="Open Sans" w:eastAsia="Times New Roman" w:hAnsi="Open Sans" w:cs="Open Sans"/>
            <w:color w:val="404040"/>
            <w:sz w:val="24"/>
            <w:szCs w:val="24"/>
          </w:rPr>
          <w:t>AWS Marketplace Fusion</w:t>
        </w:r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 Solution showcased in this document is solely meant as a tutorial, </w:t>
        </w:r>
        <w:r w:rsidRPr="004E077F">
          <w:rPr>
            <w:rFonts w:ascii="Open Sans" w:eastAsia="Times New Roman" w:hAnsi="Open Sans" w:cs="Open Sans"/>
            <w:i/>
            <w:iCs/>
            <w:color w:val="404040"/>
            <w:sz w:val="24"/>
            <w:szCs w:val="24"/>
          </w:rPr>
          <w:t>but with given additional customizations, it can be used for production use cases</w:t>
        </w:r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>.</w:t>
        </w:r>
      </w:ins>
    </w:p>
    <w:p w14:paraId="2B7A9F41" w14:textId="77777777" w:rsidR="00AD0943" w:rsidRPr="004E077F" w:rsidRDefault="00AD0943" w:rsidP="00AD0943">
      <w:pPr>
        <w:numPr>
          <w:ilvl w:val="0"/>
          <w:numId w:val="22"/>
        </w:numPr>
        <w:spacing w:after="0" w:line="240" w:lineRule="auto"/>
        <w:textAlignment w:val="baseline"/>
        <w:rPr>
          <w:ins w:id="9" w:author="Kathryn Gillett" w:date="2016-12-15T15:23:00Z"/>
          <w:rFonts w:ascii="Open Sans" w:eastAsia="Times New Roman" w:hAnsi="Open Sans" w:cs="Open Sans"/>
          <w:color w:val="404040"/>
          <w:sz w:val="24"/>
          <w:szCs w:val="24"/>
        </w:rPr>
      </w:pPr>
      <w:ins w:id="10" w:author="Kathryn Gillett" w:date="2016-12-15T15:23:00Z"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Technologies used in this Solution can be replaced by other equivalent technologies as needed for business reasons. </w:t>
        </w:r>
      </w:ins>
    </w:p>
    <w:p w14:paraId="1A3C4CAB" w14:textId="77777777" w:rsidR="00AD0943" w:rsidRPr="004E077F" w:rsidRDefault="00AD0943" w:rsidP="00AD0943">
      <w:pPr>
        <w:numPr>
          <w:ilvl w:val="0"/>
          <w:numId w:val="22"/>
        </w:numPr>
        <w:spacing w:after="0" w:line="240" w:lineRule="auto"/>
        <w:textAlignment w:val="baseline"/>
        <w:rPr>
          <w:ins w:id="11" w:author="Kathryn Gillett" w:date="2016-12-15T15:23:00Z"/>
          <w:rFonts w:ascii="Open Sans" w:eastAsia="Times New Roman" w:hAnsi="Open Sans" w:cs="Open Sans"/>
          <w:color w:val="404040"/>
        </w:rPr>
      </w:pPr>
      <w:ins w:id="12" w:author="Kathryn Gillett" w:date="2016-12-15T15:23:00Z"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All data used in this Solution is machine generated and fictitious. </w:t>
        </w:r>
      </w:ins>
    </w:p>
    <w:p w14:paraId="1655FD9C" w14:textId="77777777" w:rsidR="00AD0943" w:rsidRPr="004E077F" w:rsidRDefault="00AD0943" w:rsidP="00AD0943">
      <w:pPr>
        <w:numPr>
          <w:ilvl w:val="0"/>
          <w:numId w:val="22"/>
        </w:numPr>
        <w:spacing w:after="0" w:line="240" w:lineRule="auto"/>
        <w:textAlignment w:val="baseline"/>
        <w:rPr>
          <w:ins w:id="13" w:author="Kathryn Gillett" w:date="2016-12-15T15:23:00Z"/>
          <w:rFonts w:ascii="Open Sans" w:eastAsia="Times New Roman" w:hAnsi="Open Sans" w:cs="Open Sans"/>
          <w:color w:val="404040"/>
        </w:rPr>
      </w:pPr>
      <w:ins w:id="14" w:author="Kathryn Gillett" w:date="2016-12-15T15:23:00Z">
        <w:r>
          <w:rPr>
            <w:rFonts w:ascii="Open Sans" w:eastAsia="Times New Roman" w:hAnsi="Open Sans" w:cs="Open Sans"/>
            <w:color w:val="404040"/>
            <w:sz w:val="24"/>
            <w:szCs w:val="24"/>
          </w:rPr>
          <w:t>For setting up this</w:t>
        </w:r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 </w:t>
        </w:r>
        <w:r>
          <w:rPr>
            <w:rFonts w:ascii="Open Sans" w:eastAsia="Times New Roman" w:hAnsi="Open Sans" w:cs="Open Sans"/>
            <w:color w:val="404040"/>
            <w:sz w:val="24"/>
            <w:szCs w:val="24"/>
          </w:rPr>
          <w:t>AWS Marketplace Fusion</w:t>
        </w:r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 Solution, prior knowledge of </w:t>
        </w:r>
        <w:r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the </w:t>
        </w:r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>technologies used in the Solution and familiarity with Amazon AWS Cloud is recommended.</w:t>
        </w:r>
      </w:ins>
    </w:p>
    <w:p w14:paraId="7BEF1A11" w14:textId="77777777" w:rsidR="00AD0943" w:rsidRPr="004E077F" w:rsidRDefault="00AD0943" w:rsidP="00AD0943">
      <w:pPr>
        <w:numPr>
          <w:ilvl w:val="0"/>
          <w:numId w:val="22"/>
        </w:numPr>
        <w:spacing w:after="0" w:line="240" w:lineRule="auto"/>
        <w:textAlignment w:val="baseline"/>
        <w:rPr>
          <w:ins w:id="15" w:author="Kathryn Gillett" w:date="2016-12-15T15:23:00Z"/>
          <w:rFonts w:ascii="Open Sans" w:eastAsia="Times New Roman" w:hAnsi="Open Sans" w:cs="Open Sans"/>
          <w:color w:val="404040"/>
        </w:rPr>
      </w:pPr>
      <w:ins w:id="16" w:author="Kathryn Gillett" w:date="2016-12-15T15:23:00Z"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 xml:space="preserve">For most of the components, we used the region </w:t>
        </w:r>
        <w:r w:rsidRPr="004E077F">
          <w:rPr>
            <w:rFonts w:ascii="Open Sans" w:eastAsia="Times New Roman" w:hAnsi="Open Sans" w:cs="Open Sans"/>
            <w:b/>
            <w:bCs/>
            <w:color w:val="404040"/>
            <w:sz w:val="24"/>
            <w:szCs w:val="24"/>
          </w:rPr>
          <w:t>US West (Oregon)</w:t>
        </w:r>
        <w:r w:rsidRPr="004E077F">
          <w:rPr>
            <w:rFonts w:ascii="Open Sans" w:eastAsia="Times New Roman" w:hAnsi="Open Sans" w:cs="Open Sans"/>
            <w:color w:val="404040"/>
            <w:sz w:val="24"/>
            <w:szCs w:val="24"/>
          </w:rPr>
          <w:t>, but you can change it as per your choice.</w:t>
        </w:r>
      </w:ins>
    </w:p>
    <w:p w14:paraId="1EC7FA8F" w14:textId="77777777" w:rsidR="00AD0943" w:rsidRDefault="00AD0943" w:rsidP="00AD0943">
      <w:pPr>
        <w:rPr>
          <w:ins w:id="17" w:author="Kathryn Gillett" w:date="2016-12-15T15:23:00Z"/>
        </w:rPr>
      </w:pPr>
    </w:p>
    <w:bookmarkEnd w:id="1"/>
    <w:bookmarkEnd w:id="2"/>
    <w:bookmarkEnd w:id="3"/>
    <w:bookmarkEnd w:id="4"/>
    <w:p w14:paraId="2A477897" w14:textId="77777777" w:rsidR="002F0A66" w:rsidRDefault="00BA40B5">
      <w:pP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</w:pPr>
      <w: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19350106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E9F1BB" w14:textId="77777777" w:rsidR="00EE69AB" w:rsidRPr="00F4324B" w:rsidRDefault="00EE69AB" w:rsidP="00EE69AB">
          <w:pPr>
            <w:pStyle w:val="TOCHeading"/>
            <w:jc w:val="center"/>
            <w:rPr>
              <w:b/>
              <w:color w:val="CC6600"/>
            </w:rPr>
          </w:pPr>
          <w:r w:rsidRPr="00F4324B">
            <w:rPr>
              <w:b/>
              <w:color w:val="CC6600"/>
            </w:rPr>
            <w:t>Table of Contents</w:t>
          </w:r>
        </w:p>
        <w:p w14:paraId="33EB413E" w14:textId="77777777" w:rsidR="00E8721B" w:rsidRDefault="002F0A6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332A4BD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2" w:history="1">
            <w:r w:rsidR="00E8721B" w:rsidRPr="000A46C0">
              <w:rPr>
                <w:rStyle w:val="Hyperlink"/>
                <w:noProof/>
              </w:rPr>
              <w:t>1.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Introduction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_Toc468288962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4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28E6CFDC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3" w:history="1">
            <w:r w:rsidR="00E8721B" w:rsidRPr="000A46C0">
              <w:rPr>
                <w:rStyle w:val="Hyperlink"/>
                <w:noProof/>
              </w:rPr>
              <w:t>2.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Prerequisites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_Toc468288963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4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39C105A9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4" w:history="1">
            <w:r w:rsidR="00E8721B" w:rsidRPr="000A46C0">
              <w:rPr>
                <w:rStyle w:val="Hyperlink"/>
                <w:rFonts w:cs="Times New Roman"/>
                <w:bCs/>
                <w:noProof/>
              </w:rPr>
              <w:t>3.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Audience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_Toc468288964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5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3D02FCF6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5" w:history="1">
            <w:r w:rsidR="00E8721B" w:rsidRPr="000A46C0">
              <w:rPr>
                <w:rStyle w:val="Hyperlink"/>
                <w:noProof/>
              </w:rPr>
              <w:t>4.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Create visualizations on TIBCO Spotfire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_Toc468288965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6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36AF37AB" w14:textId="77777777" w:rsidR="00E8721B" w:rsidRDefault="005E62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6" w:history="1">
            <w:r w:rsidR="00E8721B" w:rsidRPr="000A46C0">
              <w:rPr>
                <w:rStyle w:val="Hyperlink"/>
                <w:noProof/>
              </w:rPr>
              <w:t>4.1. Edit Data Connection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_Toc468288966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6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7AF76DD7" w14:textId="77777777" w:rsidR="00E8721B" w:rsidRDefault="005E62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7" w:history="1">
            <w:r w:rsidR="00E8721B" w:rsidRPr="000A46C0">
              <w:rPr>
                <w:rStyle w:val="Hyperlink"/>
                <w:noProof/>
              </w:rPr>
              <w:t>4.2. Publish TIBCO Spotfire visualization file.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_Toc468288967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12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013DBF54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8" w:history="1">
            <w:r w:rsidR="00E8721B" w:rsidRPr="000A46C0">
              <w:rPr>
                <w:rStyle w:val="Hyperlink"/>
                <w:noProof/>
              </w:rPr>
              <w:t>5.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Integrating cloud messaging service with Kony Mobile Fabric Console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_Toc468288968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14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38E1B47C" w14:textId="77777777" w:rsidR="00E8721B" w:rsidRDefault="005E62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69" w:history="1">
            <w:r w:rsidR="00E8721B" w:rsidRPr="000A46C0">
              <w:rPr>
                <w:rStyle w:val="Hyperlink"/>
                <w:noProof/>
              </w:rPr>
              <w:t>5.1. Setup Firebase Cloud Messaging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_Toc468288969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14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45D5D104" w14:textId="77777777" w:rsidR="00E8721B" w:rsidRDefault="005E62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70" w:history="1">
            <w:r w:rsidR="00E8721B" w:rsidRPr="000A46C0">
              <w:rPr>
                <w:rStyle w:val="Hyperlink"/>
                <w:noProof/>
              </w:rPr>
              <w:t>5.2. Setup Kony MobileFabric App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_Toc468288970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16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36C04ED6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71" w:history="1">
            <w:r w:rsidR="00E8721B" w:rsidRPr="000A46C0">
              <w:rPr>
                <w:rStyle w:val="Hyperlink"/>
                <w:noProof/>
              </w:rPr>
              <w:t>6.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Install Android Notification App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_Toc468288971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23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0A9D2D0E" w14:textId="77777777" w:rsidR="00E8721B" w:rsidRDefault="005E62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8288972" w:history="1">
            <w:r w:rsidR="00E8721B" w:rsidRPr="000A46C0">
              <w:rPr>
                <w:rStyle w:val="Hyperlink"/>
                <w:noProof/>
              </w:rPr>
              <w:t>7.</w:t>
            </w:r>
            <w:r w:rsidR="00E8721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8721B" w:rsidRPr="000A46C0">
              <w:rPr>
                <w:rStyle w:val="Hyperlink"/>
                <w:noProof/>
              </w:rPr>
              <w:t>Configure Web Application for sending notifications to Kony MobileFabric App.</w:t>
            </w:r>
            <w:r w:rsidR="00E8721B">
              <w:rPr>
                <w:noProof/>
                <w:webHidden/>
              </w:rPr>
              <w:tab/>
            </w:r>
            <w:r w:rsidR="00E8721B">
              <w:rPr>
                <w:noProof/>
                <w:webHidden/>
              </w:rPr>
              <w:fldChar w:fldCharType="begin"/>
            </w:r>
            <w:r w:rsidR="00E8721B">
              <w:rPr>
                <w:noProof/>
                <w:webHidden/>
              </w:rPr>
              <w:instrText xml:space="preserve"> PAGEREF _Toc468288972 \h </w:instrText>
            </w:r>
            <w:r w:rsidR="00E8721B">
              <w:rPr>
                <w:noProof/>
                <w:webHidden/>
              </w:rPr>
            </w:r>
            <w:r w:rsidR="00E8721B">
              <w:rPr>
                <w:noProof/>
                <w:webHidden/>
              </w:rPr>
              <w:fldChar w:fldCharType="separate"/>
            </w:r>
            <w:r w:rsidR="00862145">
              <w:rPr>
                <w:noProof/>
                <w:webHidden/>
              </w:rPr>
              <w:t>24</w:t>
            </w:r>
            <w:r w:rsidR="00E8721B">
              <w:rPr>
                <w:noProof/>
                <w:webHidden/>
              </w:rPr>
              <w:fldChar w:fldCharType="end"/>
            </w:r>
          </w:hyperlink>
        </w:p>
        <w:p w14:paraId="4AD6263C" w14:textId="77777777" w:rsidR="002F0A66" w:rsidRDefault="002F0A66">
          <w:r>
            <w:rPr>
              <w:b/>
              <w:bCs/>
              <w:noProof/>
            </w:rPr>
            <w:fldChar w:fldCharType="end"/>
          </w:r>
        </w:p>
      </w:sdtContent>
    </w:sdt>
    <w:p w14:paraId="1485B5D3" w14:textId="77777777" w:rsidR="00563C9F" w:rsidRDefault="00563C9F">
      <w:pP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</w:pPr>
      <w:r>
        <w:rPr>
          <w:rFonts w:asciiTheme="minorHAnsi" w:eastAsia="Times New Roman" w:hAnsiTheme="minorHAnsi" w:cs="Times New Roman"/>
          <w:i/>
          <w:color w:val="auto"/>
          <w:sz w:val="40"/>
          <w:szCs w:val="40"/>
          <w:lang w:val="en-IN"/>
        </w:rPr>
        <w:br w:type="page"/>
      </w:r>
    </w:p>
    <w:p w14:paraId="689D13F3" w14:textId="77777777" w:rsidR="00BA40B5" w:rsidRPr="00BA40B5" w:rsidRDefault="00BA40B5" w:rsidP="00CE271E">
      <w:pPr>
        <w:pStyle w:val="DocH1"/>
        <w:numPr>
          <w:ilvl w:val="3"/>
          <w:numId w:val="3"/>
        </w:numPr>
      </w:pPr>
      <w:bookmarkStart w:id="18" w:name="_Toc468288962"/>
      <w:r>
        <w:lastRenderedPageBreak/>
        <w:t>Introduction</w:t>
      </w:r>
      <w:bookmarkEnd w:id="18"/>
    </w:p>
    <w:p w14:paraId="6D13493C" w14:textId="7054E386" w:rsidR="00BA40B5" w:rsidRDefault="00BA40B5" w:rsidP="00BA40B5">
      <w:pPr>
        <w:spacing w:before="280" w:after="280"/>
        <w:rPr>
          <w:rFonts w:ascii="Open Sans" w:hAnsi="Open Sans" w:cs="Open Sans"/>
          <w:color w:val="444444"/>
          <w:sz w:val="24"/>
          <w:szCs w:val="24"/>
        </w:rPr>
      </w:pPr>
      <w:r>
        <w:rPr>
          <w:rFonts w:ascii="Open Sans" w:hAnsi="Open Sans" w:cs="Open Sans"/>
          <w:color w:val="444444"/>
          <w:sz w:val="24"/>
          <w:szCs w:val="24"/>
        </w:rPr>
        <w:t xml:space="preserve">This document is the continuation of the </w:t>
      </w:r>
      <w:commentRangeStart w:id="19"/>
      <w:commentRangeStart w:id="20"/>
      <w:del w:id="21" w:author="Abhinandan" w:date="2016-12-16T16:00:00Z">
        <w:r w:rsidR="006A1304" w:rsidRPr="00590257" w:rsidDel="001E56AC">
          <w:fldChar w:fldCharType="begin"/>
        </w:r>
        <w:r w:rsidR="006A1304" w:rsidRPr="00590257" w:rsidDel="001E56AC">
          <w:rPr>
            <w:rPrChange w:id="22" w:author="Abhinandan" w:date="2016-12-20T16:20:00Z">
              <w:rPr/>
            </w:rPrChange>
          </w:rPr>
          <w:delInstrText xml:space="preserve"> HYPERLINK "https://drive.google.com/open?id=1h0iQ1J9e-Sqw5RZe0tIf_ordUS1khNeTseBOcH9aXbU" </w:delInstrText>
        </w:r>
        <w:r w:rsidR="006A1304" w:rsidRPr="00590257" w:rsidDel="001E56AC">
          <w:rPr>
            <w:rPrChange w:id="23" w:author="Abhinandan" w:date="2016-12-20T16:20:00Z">
              <w:rPr/>
            </w:rPrChange>
          </w:rPr>
          <w:fldChar w:fldCharType="separate"/>
        </w:r>
        <w:r w:rsidRPr="00590257" w:rsidDel="001E56AC">
          <w:rPr>
            <w:rPrChange w:id="24" w:author="Abhinandan" w:date="2016-12-20T16:20:00Z">
              <w:rPr>
                <w:rStyle w:val="Hyperlink"/>
                <w:rFonts w:ascii="Open Sans" w:hAnsi="Open Sans" w:cs="Open Sans"/>
                <w:sz w:val="24"/>
                <w:szCs w:val="24"/>
              </w:rPr>
            </w:rPrChange>
          </w:rPr>
          <w:delText>Data Pipeline document</w:delText>
        </w:r>
        <w:r w:rsidR="006A1304" w:rsidRPr="00590257" w:rsidDel="001E56AC">
          <w:rPr>
            <w:rStyle w:val="Hyperlink"/>
            <w:rFonts w:ascii="Open Sans" w:hAnsi="Open Sans" w:cs="Open Sans"/>
            <w:rPrChange w:id="25" w:author="Abhinandan" w:date="2016-12-20T16:20:00Z">
              <w:rPr>
                <w:rStyle w:val="Hyperlink"/>
                <w:rFonts w:ascii="Open Sans" w:hAnsi="Open Sans" w:cs="Open Sans"/>
                <w:sz w:val="24"/>
                <w:szCs w:val="24"/>
              </w:rPr>
            </w:rPrChange>
          </w:rPr>
          <w:fldChar w:fldCharType="end"/>
        </w:r>
      </w:del>
      <w:ins w:id="26" w:author="Abhinandan" w:date="2016-12-20T16:20:00Z">
        <w:r w:rsidR="00590257" w:rsidRPr="00590257">
          <w:rPr>
            <w:rStyle w:val="Hyperlink"/>
            <w:rFonts w:ascii="Open Sans" w:hAnsi="Open Sans" w:cs="Open Sans"/>
            <w:rPrChange w:id="27" w:author="Abhinandan" w:date="2016-12-20T16:20:00Z">
              <w:rPr>
                <w:rStyle w:val="Hyperlink"/>
                <w:rFonts w:ascii="Open Sans" w:hAnsi="Open Sans" w:cs="Open Sans"/>
                <w:sz w:val="24"/>
                <w:szCs w:val="24"/>
              </w:rPr>
            </w:rPrChange>
          </w:rPr>
          <w:t>Building a Data Pipeline</w:t>
        </w:r>
      </w:ins>
      <w:r>
        <w:rPr>
          <w:rFonts w:ascii="Open Sans" w:hAnsi="Open Sans" w:cs="Open Sans"/>
          <w:color w:val="444444"/>
          <w:sz w:val="24"/>
          <w:szCs w:val="24"/>
        </w:rPr>
        <w:t xml:space="preserve">. </w:t>
      </w:r>
      <w:commentRangeEnd w:id="19"/>
      <w:r w:rsidR="006A1304">
        <w:rPr>
          <w:rStyle w:val="CommentReference"/>
        </w:rPr>
        <w:commentReference w:id="19"/>
      </w:r>
      <w:commentRangeEnd w:id="20"/>
      <w:r w:rsidR="00D934B7">
        <w:rPr>
          <w:rStyle w:val="CommentReference"/>
        </w:rPr>
        <w:commentReference w:id="20"/>
      </w:r>
    </w:p>
    <w:p w14:paraId="17ED7B96" w14:textId="77777777" w:rsidR="00BA40B5" w:rsidRDefault="00BA40B5" w:rsidP="00BA40B5">
      <w:pPr>
        <w:shd w:val="clear" w:color="auto" w:fill="FFFFFF"/>
        <w:suppressAutoHyphens/>
        <w:spacing w:before="100" w:beforeAutospacing="1" w:after="100" w:afterAutospacing="1" w:line="360" w:lineRule="atLeast"/>
        <w:rPr>
          <w:rFonts w:ascii="Open Sans" w:hAnsi="Open Sans"/>
          <w:color w:val="444444"/>
          <w:sz w:val="24"/>
          <w:szCs w:val="24"/>
        </w:rPr>
      </w:pPr>
      <w:r>
        <w:rPr>
          <w:rFonts w:ascii="Open Sans" w:hAnsi="Open Sans"/>
          <w:color w:val="444444"/>
          <w:sz w:val="24"/>
          <w:szCs w:val="24"/>
        </w:rPr>
        <w:t xml:space="preserve">In this document, you will </w:t>
      </w:r>
      <w:r w:rsidR="006A1304">
        <w:rPr>
          <w:rFonts w:ascii="Open Sans" w:hAnsi="Open Sans"/>
          <w:color w:val="444444"/>
          <w:sz w:val="24"/>
          <w:szCs w:val="24"/>
        </w:rPr>
        <w:t xml:space="preserve">use </w:t>
      </w:r>
      <w:r>
        <w:rPr>
          <w:rFonts w:ascii="Open Sans" w:hAnsi="Open Sans"/>
          <w:color w:val="444444"/>
          <w:sz w:val="24"/>
          <w:szCs w:val="24"/>
        </w:rPr>
        <w:t xml:space="preserve">machine learning models to predict the occurrence of </w:t>
      </w:r>
      <w:r w:rsidR="00372D3E">
        <w:rPr>
          <w:rFonts w:ascii="Open Sans" w:hAnsi="Open Sans"/>
          <w:color w:val="444444"/>
          <w:sz w:val="24"/>
          <w:szCs w:val="24"/>
        </w:rPr>
        <w:t xml:space="preserve">a </w:t>
      </w:r>
      <w:r>
        <w:rPr>
          <w:rFonts w:ascii="Open Sans" w:hAnsi="Open Sans"/>
          <w:color w:val="444444"/>
          <w:sz w:val="24"/>
          <w:szCs w:val="24"/>
        </w:rPr>
        <w:t xml:space="preserve">storm in the next seven days based on historical weather data. </w:t>
      </w:r>
    </w:p>
    <w:p w14:paraId="0CAAD57B" w14:textId="77777777" w:rsidR="00BA40B5" w:rsidRDefault="00BA40B5" w:rsidP="00BA40B5">
      <w:pPr>
        <w:shd w:val="clear" w:color="auto" w:fill="FFFFFF"/>
        <w:suppressAutoHyphens/>
        <w:spacing w:before="100" w:beforeAutospacing="1" w:after="100" w:afterAutospacing="1" w:line="360" w:lineRule="atLeast"/>
        <w:rPr>
          <w:rFonts w:ascii="Open Sans" w:hAnsi="Open Sans"/>
          <w:color w:val="444444"/>
          <w:sz w:val="24"/>
          <w:szCs w:val="24"/>
        </w:rPr>
      </w:pPr>
      <w:r>
        <w:rPr>
          <w:rFonts w:ascii="Open Sans" w:hAnsi="Open Sans"/>
          <w:color w:val="444444"/>
          <w:sz w:val="24"/>
          <w:szCs w:val="24"/>
        </w:rPr>
        <w:t xml:space="preserve">You will also learn how to create a predictive dashboard using </w:t>
      </w:r>
      <w:r w:rsidRPr="006A1304">
        <w:rPr>
          <w:rFonts w:ascii="Open Sans" w:hAnsi="Open Sans"/>
          <w:b/>
          <w:color w:val="444444"/>
          <w:sz w:val="24"/>
          <w:szCs w:val="24"/>
        </w:rPr>
        <w:t xml:space="preserve">TIBCO </w:t>
      </w:r>
      <w:proofErr w:type="spellStart"/>
      <w:r w:rsidRPr="006A1304">
        <w:rPr>
          <w:rFonts w:ascii="Open Sans" w:hAnsi="Open Sans"/>
          <w:b/>
          <w:color w:val="444444"/>
          <w:sz w:val="24"/>
          <w:szCs w:val="24"/>
        </w:rPr>
        <w:t>Spotfire</w:t>
      </w:r>
      <w:proofErr w:type="spellEnd"/>
      <w:r w:rsidRPr="006A1304">
        <w:rPr>
          <w:rFonts w:ascii="Open Sans" w:hAnsi="Open Sans"/>
          <w:b/>
          <w:color w:val="444444"/>
          <w:sz w:val="24"/>
          <w:szCs w:val="24"/>
        </w:rPr>
        <w:t>,</w:t>
      </w:r>
      <w:r>
        <w:rPr>
          <w:rFonts w:ascii="Open Sans" w:hAnsi="Open Sans"/>
          <w:color w:val="444444"/>
          <w:sz w:val="24"/>
          <w:szCs w:val="24"/>
        </w:rPr>
        <w:t xml:space="preserve"> </w:t>
      </w:r>
      <w:r w:rsidR="006A1304">
        <w:rPr>
          <w:rFonts w:ascii="Open Sans" w:hAnsi="Open Sans"/>
          <w:color w:val="444444"/>
          <w:sz w:val="24"/>
          <w:szCs w:val="24"/>
        </w:rPr>
        <w:t>which will help</w:t>
      </w:r>
      <w:r>
        <w:rPr>
          <w:rFonts w:ascii="Open Sans" w:hAnsi="Open Sans"/>
          <w:color w:val="444444"/>
          <w:sz w:val="24"/>
          <w:szCs w:val="24"/>
        </w:rPr>
        <w:t xml:space="preserve"> </w:t>
      </w:r>
      <w:r w:rsidR="006A1304">
        <w:rPr>
          <w:rFonts w:ascii="Open Sans" w:hAnsi="Open Sans"/>
          <w:color w:val="444444"/>
          <w:sz w:val="24"/>
          <w:szCs w:val="24"/>
        </w:rPr>
        <w:t>end users</w:t>
      </w:r>
      <w:r>
        <w:rPr>
          <w:rFonts w:ascii="Open Sans" w:hAnsi="Open Sans"/>
          <w:color w:val="444444"/>
          <w:sz w:val="24"/>
          <w:szCs w:val="24"/>
        </w:rPr>
        <w:t xml:space="preserve"> assimilate key insights at</w:t>
      </w:r>
      <w:r w:rsidR="006A1304">
        <w:rPr>
          <w:rFonts w:ascii="Open Sans" w:hAnsi="Open Sans"/>
          <w:color w:val="444444"/>
          <w:sz w:val="24"/>
          <w:szCs w:val="24"/>
        </w:rPr>
        <w:t xml:space="preserve"> </w:t>
      </w:r>
      <w:r>
        <w:rPr>
          <w:rFonts w:ascii="Open Sans" w:hAnsi="Open Sans"/>
          <w:color w:val="444444"/>
          <w:sz w:val="24"/>
          <w:szCs w:val="24"/>
        </w:rPr>
        <w:t>a</w:t>
      </w:r>
      <w:r w:rsidR="006A1304">
        <w:rPr>
          <w:rFonts w:ascii="Open Sans" w:hAnsi="Open Sans"/>
          <w:color w:val="444444"/>
          <w:sz w:val="24"/>
          <w:szCs w:val="24"/>
        </w:rPr>
        <w:t xml:space="preserve"> </w:t>
      </w:r>
      <w:r>
        <w:rPr>
          <w:rFonts w:ascii="Open Sans" w:hAnsi="Open Sans"/>
          <w:color w:val="444444"/>
          <w:sz w:val="24"/>
          <w:szCs w:val="24"/>
        </w:rPr>
        <w:t xml:space="preserve">glance. </w:t>
      </w:r>
    </w:p>
    <w:p w14:paraId="10CC74B4" w14:textId="77777777" w:rsidR="00BA40B5" w:rsidRDefault="00BA40B5" w:rsidP="00BA40B5">
      <w:pPr>
        <w:shd w:val="clear" w:color="auto" w:fill="FFFFFF"/>
        <w:suppressAutoHyphens/>
        <w:spacing w:before="100" w:beforeAutospacing="1" w:after="100" w:afterAutospacing="1" w:line="360" w:lineRule="atLeast"/>
        <w:rPr>
          <w:rFonts w:ascii="Open Sans" w:hAnsi="Open Sans"/>
          <w:color w:val="444444"/>
          <w:sz w:val="24"/>
          <w:szCs w:val="24"/>
        </w:rPr>
      </w:pPr>
      <w:r>
        <w:rPr>
          <w:rFonts w:ascii="Open Sans" w:hAnsi="Open Sans"/>
          <w:color w:val="444444"/>
          <w:sz w:val="24"/>
          <w:szCs w:val="24"/>
        </w:rPr>
        <w:t xml:space="preserve">You will also be able to push alerts about upcoming storms to a mobile app using </w:t>
      </w:r>
      <w:proofErr w:type="spellStart"/>
      <w:r w:rsidRPr="006A1304">
        <w:rPr>
          <w:rFonts w:ascii="Open Sans" w:hAnsi="Open Sans"/>
          <w:b/>
          <w:color w:val="444444"/>
          <w:sz w:val="24"/>
          <w:szCs w:val="24"/>
        </w:rPr>
        <w:t>Kony</w:t>
      </w:r>
      <w:proofErr w:type="spellEnd"/>
      <w:r w:rsidRPr="006A1304">
        <w:rPr>
          <w:rFonts w:ascii="Open Sans" w:hAnsi="Open Sans"/>
          <w:b/>
          <w:color w:val="444444"/>
          <w:sz w:val="24"/>
          <w:szCs w:val="24"/>
        </w:rPr>
        <w:t xml:space="preserve"> Mobile Fabric</w:t>
      </w:r>
      <w:r>
        <w:rPr>
          <w:rFonts w:ascii="Open Sans" w:hAnsi="Open Sans"/>
          <w:color w:val="444444"/>
          <w:sz w:val="24"/>
          <w:szCs w:val="24"/>
        </w:rPr>
        <w:t>. You can use the weather data source, which is already stored in Amazon Redshift.</w:t>
      </w:r>
    </w:p>
    <w:p w14:paraId="0EA5C688" w14:textId="77777777" w:rsidR="00BA40B5" w:rsidRDefault="00BA40B5" w:rsidP="00BA40B5">
      <w:pPr>
        <w:shd w:val="clear" w:color="auto" w:fill="FFFFFF"/>
        <w:spacing w:before="100" w:beforeAutospacing="1" w:after="100" w:afterAutospacing="1" w:line="360" w:lineRule="atLeast"/>
        <w:rPr>
          <w:rFonts w:ascii="Open Sans" w:hAnsi="Open Sans"/>
          <w:b/>
          <w:color w:val="444444"/>
          <w:sz w:val="24"/>
          <w:szCs w:val="24"/>
        </w:rPr>
      </w:pPr>
      <w:r>
        <w:rPr>
          <w:rFonts w:ascii="Open Sans" w:hAnsi="Open Sans"/>
          <w:b/>
          <w:color w:val="444444"/>
          <w:sz w:val="24"/>
          <w:szCs w:val="24"/>
        </w:rPr>
        <w:t>What you</w:t>
      </w:r>
      <w:r w:rsidR="00372D3E">
        <w:rPr>
          <w:rFonts w:ascii="Open Sans" w:hAnsi="Open Sans"/>
          <w:b/>
          <w:color w:val="444444"/>
          <w:sz w:val="24"/>
          <w:szCs w:val="24"/>
        </w:rPr>
        <w:t xml:space="preserve"> will</w:t>
      </w:r>
      <w:r>
        <w:rPr>
          <w:rFonts w:ascii="Open Sans" w:hAnsi="Open Sans"/>
          <w:b/>
          <w:color w:val="444444"/>
          <w:sz w:val="24"/>
          <w:szCs w:val="24"/>
        </w:rPr>
        <w:t xml:space="preserve"> accomplish:</w:t>
      </w:r>
    </w:p>
    <w:p w14:paraId="08BDF82C" w14:textId="77777777" w:rsidR="00BA40B5" w:rsidRDefault="00BA40B5" w:rsidP="00CE271E">
      <w:pPr>
        <w:pStyle w:val="ListParagraph"/>
        <w:numPr>
          <w:ilvl w:val="0"/>
          <w:numId w:val="6"/>
        </w:numPr>
        <w:shd w:val="clear" w:color="auto" w:fill="FFFFFF"/>
        <w:suppressAutoHyphens/>
        <w:spacing w:before="100" w:beforeAutospacing="1" w:after="100" w:afterAutospacing="1" w:line="240" w:lineRule="atLeast"/>
        <w:rPr>
          <w:rFonts w:ascii="Open Sans" w:hAnsi="Open Sans" w:cs="Times New Roman"/>
          <w:color w:val="444444"/>
          <w:sz w:val="24"/>
          <w:szCs w:val="24"/>
        </w:rPr>
      </w:pPr>
      <w:r>
        <w:rPr>
          <w:rFonts w:ascii="Open Sans" w:hAnsi="Open Sans" w:cs="Times New Roman"/>
          <w:color w:val="444444"/>
          <w:sz w:val="24"/>
          <w:szCs w:val="24"/>
        </w:rPr>
        <w:t xml:space="preserve">Build a </w:t>
      </w:r>
      <w:r w:rsidR="006A1304">
        <w:rPr>
          <w:rFonts w:ascii="Open Sans" w:hAnsi="Open Sans" w:cs="Times New Roman"/>
          <w:color w:val="444444"/>
          <w:sz w:val="24"/>
          <w:szCs w:val="24"/>
        </w:rPr>
        <w:t>m</w:t>
      </w:r>
      <w:r>
        <w:rPr>
          <w:rFonts w:ascii="Open Sans" w:hAnsi="Open Sans" w:cs="Times New Roman"/>
          <w:color w:val="444444"/>
          <w:sz w:val="24"/>
          <w:szCs w:val="24"/>
        </w:rPr>
        <w:t xml:space="preserve">achine </w:t>
      </w:r>
      <w:r w:rsidR="006A1304">
        <w:rPr>
          <w:rFonts w:ascii="Open Sans" w:hAnsi="Open Sans" w:cs="Times New Roman"/>
          <w:color w:val="444444"/>
          <w:sz w:val="24"/>
          <w:szCs w:val="24"/>
        </w:rPr>
        <w:t>l</w:t>
      </w:r>
      <w:r>
        <w:rPr>
          <w:rFonts w:ascii="Open Sans" w:hAnsi="Open Sans" w:cs="Times New Roman"/>
          <w:color w:val="444444"/>
          <w:sz w:val="24"/>
          <w:szCs w:val="24"/>
        </w:rPr>
        <w:t>earning algorithm using R to predict</w:t>
      </w:r>
      <w:r w:rsidR="00372D3E">
        <w:rPr>
          <w:rFonts w:ascii="Open Sans" w:hAnsi="Open Sans" w:cs="Times New Roman"/>
          <w:color w:val="444444"/>
          <w:sz w:val="24"/>
          <w:szCs w:val="24"/>
        </w:rPr>
        <w:t xml:space="preserve"> a</w:t>
      </w:r>
      <w:r>
        <w:rPr>
          <w:rFonts w:ascii="Open Sans" w:hAnsi="Open Sans" w:cs="Times New Roman"/>
          <w:color w:val="444444"/>
          <w:sz w:val="24"/>
          <w:szCs w:val="24"/>
        </w:rPr>
        <w:t xml:space="preserve"> storm from weather data.</w:t>
      </w:r>
    </w:p>
    <w:p w14:paraId="7AE65C44" w14:textId="77777777" w:rsidR="00BA40B5" w:rsidRDefault="00BA40B5" w:rsidP="00CE271E">
      <w:pPr>
        <w:pStyle w:val="ListParagraph"/>
        <w:numPr>
          <w:ilvl w:val="0"/>
          <w:numId w:val="6"/>
        </w:numPr>
        <w:shd w:val="clear" w:color="auto" w:fill="FFFFFF"/>
        <w:suppressAutoHyphens/>
        <w:spacing w:before="100" w:beforeAutospacing="1" w:after="100" w:afterAutospacing="1" w:line="240" w:lineRule="atLeast"/>
        <w:rPr>
          <w:rFonts w:ascii="Open Sans" w:hAnsi="Open Sans" w:cs="Times New Roman"/>
          <w:color w:val="444444"/>
          <w:sz w:val="24"/>
          <w:szCs w:val="24"/>
        </w:rPr>
      </w:pPr>
      <w:r>
        <w:rPr>
          <w:rFonts w:ascii="Open Sans" w:hAnsi="Open Sans" w:cs="Times New Roman"/>
          <w:color w:val="444444"/>
          <w:sz w:val="24"/>
          <w:szCs w:val="24"/>
        </w:rPr>
        <w:t xml:space="preserve">Create visualizations on </w:t>
      </w:r>
      <w:r w:rsidRPr="00D30060">
        <w:rPr>
          <w:rFonts w:ascii="Open Sans" w:hAnsi="Open Sans" w:cs="Times New Roman"/>
          <w:b/>
          <w:color w:val="444444"/>
          <w:sz w:val="24"/>
          <w:szCs w:val="24"/>
        </w:rPr>
        <w:t xml:space="preserve">TIBCO </w:t>
      </w:r>
      <w:proofErr w:type="spellStart"/>
      <w:r w:rsidRPr="00D30060">
        <w:rPr>
          <w:rFonts w:ascii="Open Sans" w:hAnsi="Open Sans" w:cs="Times New Roman"/>
          <w:b/>
          <w:color w:val="444444"/>
          <w:sz w:val="24"/>
          <w:szCs w:val="24"/>
        </w:rPr>
        <w:t>Spotfire</w:t>
      </w:r>
      <w:proofErr w:type="spellEnd"/>
      <w:r>
        <w:rPr>
          <w:rFonts w:ascii="Open Sans" w:hAnsi="Open Sans" w:cs="Times New Roman"/>
          <w:color w:val="444444"/>
          <w:sz w:val="24"/>
          <w:szCs w:val="24"/>
        </w:rPr>
        <w:t xml:space="preserve"> for storm predictions and trends in incremental stock price</w:t>
      </w:r>
      <w:r w:rsidR="00372D3E">
        <w:rPr>
          <w:rFonts w:ascii="Open Sans" w:hAnsi="Open Sans" w:cs="Times New Roman"/>
          <w:color w:val="444444"/>
          <w:sz w:val="24"/>
          <w:szCs w:val="24"/>
        </w:rPr>
        <w:t>s</w:t>
      </w:r>
      <w:r>
        <w:rPr>
          <w:rFonts w:ascii="Open Sans" w:hAnsi="Open Sans" w:cs="Times New Roman"/>
          <w:color w:val="444444"/>
          <w:sz w:val="24"/>
          <w:szCs w:val="24"/>
        </w:rPr>
        <w:t>.</w:t>
      </w:r>
    </w:p>
    <w:p w14:paraId="726E83F4" w14:textId="77777777" w:rsidR="00BA40B5" w:rsidRDefault="00BA40B5" w:rsidP="00CE271E">
      <w:pPr>
        <w:pStyle w:val="ListParagraph"/>
        <w:numPr>
          <w:ilvl w:val="0"/>
          <w:numId w:val="6"/>
        </w:numPr>
        <w:shd w:val="clear" w:color="auto" w:fill="FFFFFF"/>
        <w:suppressAutoHyphens/>
        <w:spacing w:before="100" w:beforeAutospacing="1" w:after="100" w:afterAutospacing="1" w:line="240" w:lineRule="atLeast"/>
        <w:rPr>
          <w:rFonts w:ascii="Open Sans" w:hAnsi="Open Sans" w:cs="Times New Roman"/>
          <w:color w:val="444444"/>
          <w:sz w:val="24"/>
          <w:szCs w:val="24"/>
        </w:rPr>
      </w:pPr>
      <w:r>
        <w:rPr>
          <w:rFonts w:ascii="Open Sans" w:hAnsi="Open Sans" w:cs="Times New Roman"/>
          <w:color w:val="444444"/>
          <w:sz w:val="24"/>
          <w:szCs w:val="24"/>
        </w:rPr>
        <w:t xml:space="preserve">Push </w:t>
      </w:r>
      <w:r w:rsidR="00372D3E">
        <w:rPr>
          <w:rFonts w:ascii="Open Sans" w:hAnsi="Open Sans" w:cs="Times New Roman"/>
          <w:color w:val="444444"/>
          <w:sz w:val="24"/>
          <w:szCs w:val="24"/>
        </w:rPr>
        <w:t xml:space="preserve">a </w:t>
      </w:r>
      <w:r>
        <w:rPr>
          <w:rFonts w:ascii="Open Sans" w:hAnsi="Open Sans" w:cs="Times New Roman"/>
          <w:color w:val="444444"/>
          <w:sz w:val="24"/>
          <w:szCs w:val="24"/>
        </w:rPr>
        <w:t xml:space="preserve">storm prediction notification </w:t>
      </w:r>
      <w:r w:rsidR="00D30060">
        <w:rPr>
          <w:rFonts w:ascii="Open Sans" w:hAnsi="Open Sans" w:cs="Times New Roman"/>
          <w:color w:val="444444"/>
          <w:sz w:val="24"/>
          <w:szCs w:val="24"/>
        </w:rPr>
        <w:t>to a</w:t>
      </w:r>
      <w:r>
        <w:rPr>
          <w:rFonts w:ascii="Open Sans" w:hAnsi="Open Sans" w:cs="Times New Roman"/>
          <w:color w:val="444444"/>
          <w:sz w:val="24"/>
          <w:szCs w:val="24"/>
        </w:rPr>
        <w:t xml:space="preserve"> mobile app using </w:t>
      </w:r>
      <w:proofErr w:type="spellStart"/>
      <w:r w:rsidRPr="00D30060">
        <w:rPr>
          <w:rFonts w:ascii="Open Sans" w:hAnsi="Open Sans" w:cs="Times New Roman"/>
          <w:b/>
          <w:color w:val="444444"/>
          <w:sz w:val="24"/>
          <w:szCs w:val="24"/>
        </w:rPr>
        <w:t>Kony</w:t>
      </w:r>
      <w:proofErr w:type="spellEnd"/>
      <w:r w:rsidRPr="00D30060">
        <w:rPr>
          <w:rFonts w:ascii="Open Sans" w:hAnsi="Open Sans" w:cs="Times New Roman"/>
          <w:b/>
          <w:color w:val="444444"/>
          <w:sz w:val="24"/>
          <w:szCs w:val="24"/>
        </w:rPr>
        <w:t xml:space="preserve"> Mobile Fabric</w:t>
      </w:r>
      <w:r>
        <w:rPr>
          <w:rFonts w:ascii="Open Sans" w:hAnsi="Open Sans" w:cs="Times New Roman"/>
          <w:color w:val="444444"/>
          <w:sz w:val="24"/>
          <w:szCs w:val="24"/>
        </w:rPr>
        <w:t>.</w:t>
      </w:r>
    </w:p>
    <w:p w14:paraId="14C90D2C" w14:textId="77777777" w:rsidR="00BA40B5" w:rsidRPr="002D17A1" w:rsidRDefault="00BA40B5" w:rsidP="00BA40B5">
      <w:pPr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</w:p>
    <w:p w14:paraId="000B0942" w14:textId="77777777" w:rsidR="00BA40B5" w:rsidRPr="00EE69AB" w:rsidRDefault="00BA40B5" w:rsidP="00EE69AB">
      <w:pPr>
        <w:pStyle w:val="DocH1"/>
        <w:numPr>
          <w:ilvl w:val="3"/>
          <w:numId w:val="3"/>
        </w:numPr>
      </w:pPr>
      <w:r w:rsidRPr="00D70E51">
        <w:t xml:space="preserve"> </w:t>
      </w:r>
      <w:bookmarkStart w:id="28" w:name="_Toc464213308"/>
      <w:bookmarkStart w:id="29" w:name="_Toc468288963"/>
      <w:r w:rsidRPr="00D70E51">
        <w:t>Prerequisites</w:t>
      </w:r>
      <w:bookmarkEnd w:id="28"/>
      <w:bookmarkEnd w:id="29"/>
    </w:p>
    <w:p w14:paraId="426EEC43" w14:textId="77777777" w:rsidR="00BA40B5" w:rsidRDefault="00BA40B5" w:rsidP="00EE69AB">
      <w:pPr>
        <w:pStyle w:val="ListParagraph"/>
        <w:numPr>
          <w:ilvl w:val="1"/>
          <w:numId w:val="20"/>
        </w:numPr>
        <w:shd w:val="clear" w:color="auto" w:fill="FFFFFF"/>
        <w:suppressAutoHyphens/>
        <w:spacing w:before="100" w:beforeAutospacing="1" w:after="100" w:afterAutospacing="1" w:line="240" w:lineRule="atLeast"/>
        <w:rPr>
          <w:rFonts w:ascii="Open Sans" w:hAnsi="Open Sans" w:cs="Times New Roman"/>
          <w:color w:val="444444"/>
          <w:sz w:val="24"/>
          <w:szCs w:val="24"/>
        </w:rPr>
      </w:pPr>
      <w:r w:rsidRPr="00D70E51">
        <w:rPr>
          <w:rFonts w:ascii="Open Sans" w:hAnsi="Open Sans" w:cs="Times New Roman"/>
          <w:color w:val="444444"/>
          <w:sz w:val="24"/>
          <w:szCs w:val="24"/>
        </w:rPr>
        <w:t xml:space="preserve">For this project, you need to have all the data </w:t>
      </w:r>
      <w:r w:rsidR="00372D3E">
        <w:rPr>
          <w:rFonts w:ascii="Open Sans" w:hAnsi="Open Sans" w:cs="Times New Roman"/>
          <w:color w:val="444444"/>
          <w:sz w:val="24"/>
          <w:szCs w:val="24"/>
        </w:rPr>
        <w:t>located</w:t>
      </w:r>
      <w:r w:rsidR="00372D3E" w:rsidRPr="00D70E51">
        <w:rPr>
          <w:rFonts w:ascii="Open Sans" w:hAnsi="Open Sans" w:cs="Times New Roman"/>
          <w:color w:val="444444"/>
          <w:sz w:val="24"/>
          <w:szCs w:val="24"/>
        </w:rPr>
        <w:t xml:space="preserve"> </w:t>
      </w:r>
      <w:r w:rsidRPr="00D70E51">
        <w:rPr>
          <w:rFonts w:ascii="Open Sans" w:hAnsi="Open Sans" w:cs="Times New Roman"/>
          <w:color w:val="444444"/>
          <w:sz w:val="24"/>
          <w:szCs w:val="24"/>
        </w:rPr>
        <w:t xml:space="preserve">in </w:t>
      </w:r>
      <w:r>
        <w:rPr>
          <w:rFonts w:ascii="Open Sans" w:hAnsi="Open Sans" w:cs="Times New Roman"/>
          <w:color w:val="444444"/>
          <w:sz w:val="24"/>
          <w:szCs w:val="24"/>
        </w:rPr>
        <w:t>Amazon Redshift.</w:t>
      </w:r>
    </w:p>
    <w:p w14:paraId="346AA487" w14:textId="77777777" w:rsidR="00EE69AB" w:rsidRPr="00D70E51" w:rsidRDefault="00EE69AB" w:rsidP="00EE69AB">
      <w:pPr>
        <w:pStyle w:val="ListParagraph"/>
        <w:shd w:val="clear" w:color="auto" w:fill="FFFFFF"/>
        <w:suppressAutoHyphens/>
        <w:spacing w:before="100" w:beforeAutospacing="1" w:after="100" w:afterAutospacing="1" w:line="240" w:lineRule="atLeast"/>
        <w:rPr>
          <w:rFonts w:ascii="Open Sans" w:hAnsi="Open Sans" w:cs="Times New Roman"/>
          <w:color w:val="444444"/>
          <w:sz w:val="24"/>
          <w:szCs w:val="24"/>
        </w:rPr>
      </w:pPr>
    </w:p>
    <w:p w14:paraId="7A369C84" w14:textId="77777777" w:rsidR="00BA40B5" w:rsidRPr="00D70E51" w:rsidRDefault="00BA40B5" w:rsidP="00EE69AB">
      <w:pPr>
        <w:pStyle w:val="ListParagraph"/>
        <w:numPr>
          <w:ilvl w:val="1"/>
          <w:numId w:val="20"/>
        </w:numPr>
        <w:shd w:val="clear" w:color="auto" w:fill="FFFFFF"/>
        <w:suppressAutoHyphens/>
        <w:spacing w:before="100" w:beforeAutospacing="1" w:after="100" w:afterAutospacing="1" w:line="240" w:lineRule="atLeast"/>
        <w:rPr>
          <w:rFonts w:ascii="Open Sans" w:hAnsi="Open Sans" w:cs="Times New Roman"/>
          <w:color w:val="444444"/>
          <w:sz w:val="24"/>
          <w:szCs w:val="24"/>
        </w:rPr>
      </w:pPr>
      <w:r w:rsidRPr="00D70E51">
        <w:rPr>
          <w:rFonts w:ascii="Open Sans" w:hAnsi="Open Sans" w:cs="Times New Roman"/>
          <w:color w:val="444444"/>
          <w:sz w:val="24"/>
          <w:szCs w:val="24"/>
        </w:rPr>
        <w:t xml:space="preserve">You also need to have an </w:t>
      </w:r>
      <w:r>
        <w:rPr>
          <w:rFonts w:ascii="Open Sans" w:hAnsi="Open Sans" w:cs="Times New Roman"/>
          <w:color w:val="444444"/>
          <w:sz w:val="24"/>
          <w:szCs w:val="24"/>
        </w:rPr>
        <w:t xml:space="preserve">EC2 </w:t>
      </w:r>
      <w:r w:rsidRPr="00D70E51">
        <w:rPr>
          <w:rFonts w:ascii="Open Sans" w:hAnsi="Open Sans" w:cs="Times New Roman"/>
          <w:color w:val="444444"/>
          <w:sz w:val="24"/>
          <w:szCs w:val="24"/>
        </w:rPr>
        <w:t xml:space="preserve">instance with </w:t>
      </w:r>
      <w:r>
        <w:rPr>
          <w:rFonts w:ascii="Open Sans" w:hAnsi="Open Sans" w:cs="Times New Roman"/>
          <w:color w:val="444444"/>
          <w:sz w:val="24"/>
          <w:szCs w:val="24"/>
        </w:rPr>
        <w:t>TIBCO</w:t>
      </w:r>
      <w:r w:rsidRPr="00D70E51">
        <w:rPr>
          <w:rFonts w:ascii="Open Sans" w:hAnsi="Open Sans" w:cs="Times New Roman"/>
          <w:color w:val="444444"/>
          <w:sz w:val="24"/>
          <w:szCs w:val="24"/>
        </w:rPr>
        <w:t xml:space="preserve"> </w:t>
      </w:r>
      <w:proofErr w:type="spellStart"/>
      <w:r w:rsidRPr="00D70E51">
        <w:rPr>
          <w:rFonts w:ascii="Open Sans" w:hAnsi="Open Sans" w:cs="Times New Roman"/>
          <w:color w:val="444444"/>
          <w:sz w:val="24"/>
          <w:szCs w:val="24"/>
        </w:rPr>
        <w:t>Spotfire</w:t>
      </w:r>
      <w:proofErr w:type="spellEnd"/>
      <w:r w:rsidRPr="00D70E51">
        <w:rPr>
          <w:rFonts w:ascii="Open Sans" w:hAnsi="Open Sans" w:cs="Times New Roman"/>
          <w:color w:val="444444"/>
          <w:sz w:val="24"/>
          <w:szCs w:val="24"/>
        </w:rPr>
        <w:t xml:space="preserve"> up and running.</w:t>
      </w:r>
    </w:p>
    <w:p w14:paraId="1C1F6D1D" w14:textId="77777777" w:rsidR="00BA40B5" w:rsidRDefault="00BA40B5">
      <w:pPr>
        <w:rPr>
          <w:lang w:eastAsia="en-IN"/>
        </w:rPr>
      </w:pPr>
      <w:r>
        <w:rPr>
          <w:lang w:eastAsia="en-IN"/>
        </w:rPr>
        <w:br w:type="page"/>
      </w:r>
    </w:p>
    <w:p w14:paraId="7CA9C06E" w14:textId="77777777" w:rsidR="00BA40B5" w:rsidRPr="00D70E51" w:rsidRDefault="00BA40B5" w:rsidP="00CE271E">
      <w:pPr>
        <w:pStyle w:val="DocH1"/>
        <w:numPr>
          <w:ilvl w:val="3"/>
          <w:numId w:val="3"/>
        </w:numPr>
        <w:rPr>
          <w:rFonts w:cs="Times New Roman"/>
          <w:b w:val="0"/>
          <w:bCs/>
          <w:color w:val="CC6600"/>
          <w:sz w:val="27"/>
          <w:szCs w:val="27"/>
        </w:rPr>
      </w:pPr>
      <w:bookmarkStart w:id="30" w:name="_Toc464213309"/>
      <w:bookmarkStart w:id="31" w:name="_Toc468288964"/>
      <w:r w:rsidRPr="00BA40B5">
        <w:lastRenderedPageBreak/>
        <w:t>Audience</w:t>
      </w:r>
      <w:bookmarkEnd w:id="30"/>
      <w:bookmarkEnd w:id="31"/>
    </w:p>
    <w:p w14:paraId="1748466E" w14:textId="77777777" w:rsidR="00D30060" w:rsidRPr="004A4B0C" w:rsidRDefault="00D30060" w:rsidP="00D30060">
      <w:pPr>
        <w:pStyle w:val="step2"/>
      </w:pPr>
      <w:r w:rsidRPr="004A4B0C">
        <w:t xml:space="preserve">This document is designed </w:t>
      </w:r>
      <w:r>
        <w:t xml:space="preserve">for </w:t>
      </w:r>
      <w:r w:rsidRPr="004A4B0C">
        <w:t>different types of audience</w:t>
      </w:r>
      <w:r>
        <w:t>s</w:t>
      </w:r>
      <w:r w:rsidRPr="004A4B0C">
        <w:t xml:space="preserve">. </w:t>
      </w:r>
      <w:r>
        <w:t>Therefore,</w:t>
      </w:r>
      <w:r w:rsidRPr="004A4B0C">
        <w:t xml:space="preserve"> each of the step</w:t>
      </w:r>
      <w:r>
        <w:t>s</w:t>
      </w:r>
      <w:r w:rsidRPr="004A4B0C">
        <w:t xml:space="preserve"> </w:t>
      </w:r>
      <w:r>
        <w:t>are explained in detail</w:t>
      </w:r>
      <w:r w:rsidRPr="004A4B0C">
        <w:t>. Below is a</w:t>
      </w:r>
      <w:r>
        <w:t xml:space="preserve"> </w:t>
      </w:r>
      <w:r w:rsidRPr="004A4B0C">
        <w:t xml:space="preserve">list </w:t>
      </w:r>
      <w:r>
        <w:t>of people who are best suited to</w:t>
      </w:r>
      <w:r w:rsidRPr="004A4B0C">
        <w:t xml:space="preserve"> explore this document:</w:t>
      </w:r>
    </w:p>
    <w:p w14:paraId="4AC2B736" w14:textId="77777777" w:rsidR="00BA40B5" w:rsidRDefault="00BA40B5" w:rsidP="00BA40B5">
      <w:pPr>
        <w:pStyle w:val="ListParagraph"/>
        <w:spacing w:after="0" w:line="240" w:lineRule="auto"/>
        <w:textAlignment w:val="baseline"/>
        <w:rPr>
          <w:lang w:eastAsia="en-IN"/>
        </w:rPr>
      </w:pPr>
    </w:p>
    <w:p w14:paraId="2AFB76DF" w14:textId="77777777" w:rsidR="00BA40B5" w:rsidRPr="00456FB8" w:rsidRDefault="00BA40B5" w:rsidP="00CE271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980FF1">
        <w:rPr>
          <w:rFonts w:asciiTheme="minorHAnsi" w:hAnsiTheme="minorHAnsi"/>
          <w:color w:val="000000" w:themeColor="text1"/>
          <w:sz w:val="24"/>
          <w:szCs w:val="24"/>
        </w:rPr>
        <w:t>Developer</w:t>
      </w:r>
      <w:r>
        <w:rPr>
          <w:rFonts w:asciiTheme="minorHAnsi" w:hAnsiTheme="minorHAnsi"/>
          <w:color w:val="000000" w:themeColor="text1"/>
          <w:sz w:val="24"/>
          <w:szCs w:val="24"/>
        </w:rPr>
        <w:t>s</w:t>
      </w:r>
    </w:p>
    <w:p w14:paraId="0C0C2434" w14:textId="77777777" w:rsidR="00BA40B5" w:rsidRDefault="00BA40B5" w:rsidP="00CE271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980FF1">
        <w:rPr>
          <w:rFonts w:asciiTheme="minorHAnsi" w:hAnsiTheme="minorHAnsi"/>
          <w:color w:val="000000" w:themeColor="text1"/>
          <w:sz w:val="24"/>
          <w:szCs w:val="24"/>
        </w:rPr>
        <w:t>IT Manager</w:t>
      </w:r>
      <w:r>
        <w:rPr>
          <w:rFonts w:asciiTheme="minorHAnsi" w:hAnsiTheme="minorHAnsi"/>
          <w:color w:val="000000" w:themeColor="text1"/>
          <w:sz w:val="24"/>
          <w:szCs w:val="24"/>
        </w:rPr>
        <w:t>s</w:t>
      </w:r>
      <w:r w:rsidRPr="00980FF1">
        <w:rPr>
          <w:rFonts w:asciiTheme="minorHAnsi" w:hAnsiTheme="minorHAnsi"/>
          <w:color w:val="000000" w:themeColor="text1"/>
          <w:sz w:val="24"/>
          <w:szCs w:val="24"/>
        </w:rPr>
        <w:t>/IT Professional</w:t>
      </w:r>
      <w:r>
        <w:rPr>
          <w:rFonts w:asciiTheme="minorHAnsi" w:hAnsiTheme="minorHAnsi"/>
          <w:color w:val="000000" w:themeColor="text1"/>
          <w:sz w:val="24"/>
          <w:szCs w:val="24"/>
        </w:rPr>
        <w:t>s</w:t>
      </w:r>
    </w:p>
    <w:p w14:paraId="48D5948A" w14:textId="77777777" w:rsidR="00BA40B5" w:rsidRDefault="00BA40B5" w:rsidP="00CE271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980FF1">
        <w:rPr>
          <w:rFonts w:asciiTheme="minorHAnsi" w:hAnsiTheme="minorHAnsi"/>
          <w:color w:val="000000" w:themeColor="text1"/>
          <w:sz w:val="24"/>
          <w:szCs w:val="24"/>
        </w:rPr>
        <w:t>Data Scientist</w:t>
      </w:r>
      <w:r>
        <w:rPr>
          <w:rFonts w:asciiTheme="minorHAnsi" w:hAnsiTheme="minorHAnsi"/>
          <w:color w:val="000000" w:themeColor="text1"/>
          <w:sz w:val="24"/>
          <w:szCs w:val="24"/>
        </w:rPr>
        <w:t>s</w:t>
      </w:r>
    </w:p>
    <w:p w14:paraId="44B04E12" w14:textId="77777777" w:rsidR="00BA40B5" w:rsidRPr="00D077D7" w:rsidRDefault="00BA40B5" w:rsidP="00BA40B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9E1CD5">
        <w:rPr>
          <w:rFonts w:ascii="Times New Roman" w:hAnsi="Times New Roman" w:cs="Times New Roman"/>
          <w:sz w:val="24"/>
          <w:szCs w:val="24"/>
          <w:lang w:eastAsia="en-IN"/>
        </w:rPr>
        <w:t>Mobile App Developer</w:t>
      </w:r>
      <w:r>
        <w:rPr>
          <w:lang w:eastAsia="en-IN"/>
        </w:rPr>
        <w:br w:type="page"/>
      </w:r>
    </w:p>
    <w:p w14:paraId="3AAFDD82" w14:textId="77777777" w:rsidR="00BA40B5" w:rsidRDefault="00BA40B5" w:rsidP="00CE271E">
      <w:pPr>
        <w:pStyle w:val="DocH1"/>
        <w:numPr>
          <w:ilvl w:val="3"/>
          <w:numId w:val="3"/>
        </w:numPr>
      </w:pPr>
      <w:bookmarkStart w:id="32" w:name="_Toc464213311"/>
      <w:bookmarkStart w:id="33" w:name="_Toc468288965"/>
      <w:r w:rsidRPr="00BA40B5">
        <w:lastRenderedPageBreak/>
        <w:t xml:space="preserve">Create visualizations on TIBCO </w:t>
      </w:r>
      <w:proofErr w:type="spellStart"/>
      <w:r w:rsidRPr="00BA40B5">
        <w:t>Spotfire</w:t>
      </w:r>
      <w:bookmarkEnd w:id="32"/>
      <w:bookmarkEnd w:id="33"/>
      <w:proofErr w:type="spellEnd"/>
    </w:p>
    <w:p w14:paraId="07D19D52" w14:textId="77777777" w:rsidR="00232A20" w:rsidRPr="00232A20" w:rsidRDefault="00232A20" w:rsidP="00232A20">
      <w:pPr>
        <w:pStyle w:val="DocH2"/>
      </w:pPr>
      <w:bookmarkStart w:id="34" w:name="_Toc468288966"/>
      <w:r>
        <w:t>4.1. Edit Data Connection</w:t>
      </w:r>
      <w:bookmarkEnd w:id="34"/>
    </w:p>
    <w:p w14:paraId="0F8D0525" w14:textId="77777777" w:rsidR="00BA40B5" w:rsidRDefault="00BA40B5" w:rsidP="00BA40B5">
      <w:pPr>
        <w:pStyle w:val="step3"/>
        <w:rPr>
          <w:b/>
          <w:lang w:val="en-IN"/>
        </w:rPr>
      </w:pPr>
      <w:r>
        <w:rPr>
          <w:lang w:val="en-IN"/>
        </w:rPr>
        <w:t>Make</w:t>
      </w:r>
      <w:r w:rsidR="007C6EEB">
        <w:rPr>
          <w:lang w:val="en-IN"/>
        </w:rPr>
        <w:t xml:space="preserve"> a</w:t>
      </w:r>
      <w:r>
        <w:rPr>
          <w:lang w:val="en-IN"/>
        </w:rPr>
        <w:t xml:space="preserve"> remote desktop connection to </w:t>
      </w:r>
      <w:r w:rsidR="007C6EEB">
        <w:rPr>
          <w:lang w:val="en-IN"/>
        </w:rPr>
        <w:t xml:space="preserve">the </w:t>
      </w:r>
      <w:r>
        <w:rPr>
          <w:lang w:val="en-IN"/>
        </w:rPr>
        <w:t xml:space="preserve">TIBCO </w:t>
      </w:r>
      <w:proofErr w:type="spellStart"/>
      <w:r>
        <w:rPr>
          <w:lang w:val="en-IN"/>
        </w:rPr>
        <w:t>Spotfire</w:t>
      </w:r>
      <w:proofErr w:type="spellEnd"/>
      <w:r>
        <w:rPr>
          <w:lang w:val="en-IN"/>
        </w:rPr>
        <w:t xml:space="preserve"> EC2 instance created in </w:t>
      </w:r>
      <w:r w:rsidRPr="00BA40B5">
        <w:rPr>
          <w:b/>
          <w:lang w:val="en-IN"/>
        </w:rPr>
        <w:t xml:space="preserve">Section 4.5.1: Launch TIBCO </w:t>
      </w:r>
      <w:proofErr w:type="spellStart"/>
      <w:r w:rsidRPr="00BA40B5">
        <w:rPr>
          <w:b/>
          <w:lang w:val="en-IN"/>
        </w:rPr>
        <w:t>Spotfire</w:t>
      </w:r>
      <w:proofErr w:type="spellEnd"/>
      <w:r w:rsidRPr="00BA40B5">
        <w:rPr>
          <w:b/>
          <w:lang w:val="en-IN"/>
        </w:rPr>
        <w:t xml:space="preserve"> Instance</w:t>
      </w:r>
      <w:r w:rsidR="00E8721B">
        <w:rPr>
          <w:b/>
          <w:lang w:val="en-IN"/>
        </w:rPr>
        <w:t xml:space="preserve"> </w:t>
      </w:r>
      <w:r w:rsidR="00E8721B">
        <w:rPr>
          <w:lang w:val="en-IN"/>
        </w:rPr>
        <w:t xml:space="preserve">of </w:t>
      </w:r>
      <w:r w:rsidR="007C6EEB">
        <w:rPr>
          <w:lang w:val="en-IN"/>
        </w:rPr>
        <w:t xml:space="preserve">the </w:t>
      </w:r>
      <w:r w:rsidR="00D30060" w:rsidRPr="004D076D">
        <w:rPr>
          <w:b/>
          <w:lang w:val="en-IN"/>
        </w:rPr>
        <w:t xml:space="preserve">Deployment Guide </w:t>
      </w:r>
      <w:r w:rsidR="004D076D">
        <w:rPr>
          <w:b/>
          <w:lang w:val="en-IN"/>
        </w:rPr>
        <w:t xml:space="preserve">— </w:t>
      </w:r>
      <w:r w:rsidR="00D30060" w:rsidRPr="004D076D">
        <w:rPr>
          <w:b/>
          <w:lang w:val="en-IN"/>
        </w:rPr>
        <w:t>Part 1</w:t>
      </w:r>
      <w:r w:rsidR="00D30060">
        <w:rPr>
          <w:lang w:val="en-IN"/>
        </w:rPr>
        <w:t xml:space="preserve"> in </w:t>
      </w:r>
      <w:r w:rsidR="00E8721B" w:rsidRPr="004D076D">
        <w:rPr>
          <w:b/>
          <w:lang w:val="en-IN"/>
        </w:rPr>
        <w:t>Project 1</w:t>
      </w:r>
      <w:r w:rsidR="00EE69AB" w:rsidRPr="004D076D">
        <w:rPr>
          <w:b/>
          <w:lang w:val="en-IN"/>
        </w:rPr>
        <w:t>.</w:t>
      </w:r>
    </w:p>
    <w:p w14:paraId="300B1251" w14:textId="77777777" w:rsidR="00EE69AB" w:rsidRDefault="00EE69AB" w:rsidP="00EE69AB">
      <w:pPr>
        <w:pStyle w:val="step3"/>
        <w:numPr>
          <w:ilvl w:val="0"/>
          <w:numId w:val="0"/>
        </w:numPr>
        <w:ind w:left="288"/>
        <w:rPr>
          <w:b/>
          <w:lang w:val="en-IN"/>
        </w:rPr>
      </w:pPr>
    </w:p>
    <w:p w14:paraId="33CA77E8" w14:textId="77777777" w:rsidR="00BA40B5" w:rsidRPr="00D077D7" w:rsidRDefault="00BA40B5" w:rsidP="00BA40B5">
      <w:pPr>
        <w:pStyle w:val="step3"/>
        <w:rPr>
          <w:b/>
          <w:lang w:val="en-IN"/>
        </w:rPr>
      </w:pPr>
      <w:r>
        <w:rPr>
          <w:lang w:val="en-IN"/>
        </w:rPr>
        <w:t xml:space="preserve">Launch </w:t>
      </w:r>
      <w:r w:rsidR="007C6EEB">
        <w:rPr>
          <w:lang w:val="en-IN"/>
        </w:rPr>
        <w:t xml:space="preserve">the </w:t>
      </w:r>
      <w:r w:rsidRPr="00BA40B5">
        <w:rPr>
          <w:b/>
          <w:lang w:val="en-IN"/>
        </w:rPr>
        <w:t xml:space="preserve">TIBCO </w:t>
      </w:r>
      <w:proofErr w:type="spellStart"/>
      <w:r w:rsidRPr="00BA40B5">
        <w:rPr>
          <w:b/>
          <w:lang w:val="en-IN"/>
        </w:rPr>
        <w:t>Spotfire</w:t>
      </w:r>
      <w:proofErr w:type="spellEnd"/>
      <w:r>
        <w:rPr>
          <w:lang w:val="en-IN"/>
        </w:rPr>
        <w:t xml:space="preserve"> </w:t>
      </w:r>
      <w:r w:rsidR="00E22A8A">
        <w:rPr>
          <w:lang w:val="en-IN"/>
        </w:rPr>
        <w:t xml:space="preserve">standalone </w:t>
      </w:r>
      <w:r>
        <w:rPr>
          <w:lang w:val="en-IN"/>
        </w:rPr>
        <w:t xml:space="preserve">application </w:t>
      </w:r>
      <w:r w:rsidR="007C6EEB">
        <w:rPr>
          <w:lang w:val="en-IN"/>
        </w:rPr>
        <w:t xml:space="preserve">in the </w:t>
      </w:r>
      <w:r>
        <w:rPr>
          <w:lang w:val="en-IN"/>
        </w:rPr>
        <w:t xml:space="preserve">TIBCO </w:t>
      </w:r>
      <w:proofErr w:type="spellStart"/>
      <w:r>
        <w:rPr>
          <w:lang w:val="en-IN"/>
        </w:rPr>
        <w:t>Spotfire</w:t>
      </w:r>
      <w:proofErr w:type="spellEnd"/>
      <w:r>
        <w:rPr>
          <w:lang w:val="en-IN"/>
        </w:rPr>
        <w:t xml:space="preserve"> EC2 instance.</w:t>
      </w:r>
    </w:p>
    <w:p w14:paraId="7966C7E2" w14:textId="77777777" w:rsidR="00D077D7" w:rsidRPr="00BA40B5" w:rsidRDefault="00D077D7" w:rsidP="00D077D7">
      <w:pPr>
        <w:pStyle w:val="step3"/>
        <w:numPr>
          <w:ilvl w:val="0"/>
          <w:numId w:val="0"/>
        </w:numPr>
        <w:ind w:left="288"/>
        <w:rPr>
          <w:b/>
          <w:lang w:val="en-IN"/>
        </w:rPr>
      </w:pPr>
    </w:p>
    <w:p w14:paraId="770F29AD" w14:textId="77777777" w:rsidR="00BA40B5" w:rsidRDefault="00BA40B5" w:rsidP="00EE69AB">
      <w:pPr>
        <w:pStyle w:val="step3"/>
        <w:numPr>
          <w:ilvl w:val="0"/>
          <w:numId w:val="0"/>
        </w:numPr>
        <w:ind w:left="288" w:hanging="288"/>
        <w:rPr>
          <w:b/>
          <w:lang w:val="en-IN"/>
        </w:rPr>
      </w:pPr>
      <w:r>
        <w:rPr>
          <w:noProof/>
        </w:rPr>
        <w:drawing>
          <wp:inline distT="0" distB="0" distL="0" distR="0" wp14:anchorId="74584756" wp14:editId="79B5A453">
            <wp:extent cx="446529" cy="3914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29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C65D" w14:textId="77777777" w:rsidR="00EE69AB" w:rsidRDefault="00EE69AB">
      <w:pPr>
        <w:rPr>
          <w:rFonts w:ascii="Open Sans" w:eastAsia="Open Sans" w:hAnsi="Open Sans" w:cs="Open Sans"/>
          <w:b/>
          <w:color w:val="444444"/>
          <w:szCs w:val="24"/>
          <w:lang w:val="en-IN"/>
        </w:rPr>
      </w:pPr>
      <w:r>
        <w:rPr>
          <w:b/>
          <w:lang w:val="en-IN"/>
        </w:rPr>
        <w:br w:type="page"/>
      </w:r>
    </w:p>
    <w:p w14:paraId="00CCA2A6" w14:textId="77777777" w:rsidR="00E22A8A" w:rsidRDefault="00D84506" w:rsidP="00E22A8A">
      <w:pPr>
        <w:pStyle w:val="step3"/>
        <w:rPr>
          <w:lang w:val="en-IN"/>
        </w:rPr>
      </w:pPr>
      <w:r>
        <w:rPr>
          <w:lang w:val="en-IN"/>
        </w:rPr>
        <w:lastRenderedPageBreak/>
        <w:t xml:space="preserve">In the </w:t>
      </w:r>
      <w:r w:rsidR="00E22A8A" w:rsidRPr="00D30060">
        <w:rPr>
          <w:b/>
          <w:lang w:val="en-IN"/>
        </w:rPr>
        <w:t>Login</w:t>
      </w:r>
      <w:r w:rsidR="00E22A8A">
        <w:rPr>
          <w:lang w:val="en-IN"/>
        </w:rPr>
        <w:t xml:space="preserve"> window</w:t>
      </w:r>
      <w:r>
        <w:rPr>
          <w:lang w:val="en-IN"/>
        </w:rPr>
        <w:t>,</w:t>
      </w:r>
      <w:r w:rsidR="00E22A8A">
        <w:rPr>
          <w:lang w:val="en-IN"/>
        </w:rPr>
        <w:t xml:space="preserve"> provide </w:t>
      </w:r>
      <w:r w:rsidR="00300B2A">
        <w:rPr>
          <w:lang w:val="en-IN"/>
        </w:rPr>
        <w:t xml:space="preserve">the </w:t>
      </w:r>
      <w:r w:rsidR="00E22A8A">
        <w:rPr>
          <w:lang w:val="en-IN"/>
        </w:rPr>
        <w:t>credentials</w:t>
      </w:r>
      <w:r w:rsidR="00300B2A">
        <w:rPr>
          <w:lang w:val="en-IN"/>
        </w:rPr>
        <w:t xml:space="preserve"> below</w:t>
      </w:r>
      <w:r w:rsidR="00E22A8A">
        <w:rPr>
          <w:lang w:val="en-IN"/>
        </w:rPr>
        <w:t xml:space="preserve"> and </w:t>
      </w:r>
      <w:r w:rsidR="00300B2A">
        <w:rPr>
          <w:lang w:val="en-IN"/>
        </w:rPr>
        <w:t xml:space="preserve">click on the </w:t>
      </w:r>
      <w:r w:rsidR="00E22A8A" w:rsidRPr="00E22A8A">
        <w:rPr>
          <w:b/>
          <w:lang w:val="en-IN"/>
        </w:rPr>
        <w:t>Login</w:t>
      </w:r>
      <w:r w:rsidR="00E22A8A">
        <w:rPr>
          <w:lang w:val="en-IN"/>
        </w:rPr>
        <w:t xml:space="preserve"> button.</w:t>
      </w:r>
    </w:p>
    <w:p w14:paraId="45886B02" w14:textId="77777777" w:rsidR="00EE69AB" w:rsidRPr="00BA40B5" w:rsidRDefault="00EE69AB" w:rsidP="00EE69AB">
      <w:pPr>
        <w:pStyle w:val="step3"/>
        <w:numPr>
          <w:ilvl w:val="0"/>
          <w:numId w:val="0"/>
        </w:numPr>
        <w:ind w:left="288"/>
        <w:rPr>
          <w:lang w:val="en-IN"/>
        </w:rPr>
      </w:pPr>
    </w:p>
    <w:p w14:paraId="1D7E081E" w14:textId="77777777" w:rsidR="00C32FD8" w:rsidRDefault="00E22A8A" w:rsidP="00EE69A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486E0E8B" wp14:editId="4130D738">
            <wp:extent cx="2809875" cy="1949568"/>
            <wp:effectExtent l="19050" t="19050" r="952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867" cy="1954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A246B" w14:textId="77777777" w:rsidR="00E22A8A" w:rsidRDefault="00E22A8A" w:rsidP="00E22A8A">
      <w:pPr>
        <w:pStyle w:val="step3"/>
        <w:numPr>
          <w:ilvl w:val="0"/>
          <w:numId w:val="0"/>
        </w:numPr>
        <w:ind w:left="288"/>
      </w:pPr>
    </w:p>
    <w:p w14:paraId="2B23D538" w14:textId="77777777" w:rsidR="00E22A8A" w:rsidRDefault="00E22A8A" w:rsidP="00CE271E">
      <w:pPr>
        <w:pStyle w:val="step3"/>
        <w:numPr>
          <w:ilvl w:val="0"/>
          <w:numId w:val="7"/>
        </w:numPr>
      </w:pPr>
      <w:r w:rsidRPr="00E22A8A">
        <w:rPr>
          <w:b/>
        </w:rPr>
        <w:t>Username:</w:t>
      </w:r>
      <w:r>
        <w:t xml:space="preserve"> </w:t>
      </w:r>
      <w:proofErr w:type="spellStart"/>
      <w:r>
        <w:t>spotfireadmin</w:t>
      </w:r>
      <w:proofErr w:type="spellEnd"/>
    </w:p>
    <w:p w14:paraId="18B78F9A" w14:textId="77777777" w:rsidR="00E22A8A" w:rsidRDefault="00E22A8A" w:rsidP="00CE271E">
      <w:pPr>
        <w:pStyle w:val="step3"/>
        <w:numPr>
          <w:ilvl w:val="0"/>
          <w:numId w:val="7"/>
        </w:numPr>
      </w:pPr>
      <w:r w:rsidRPr="00E22A8A">
        <w:rPr>
          <w:b/>
        </w:rPr>
        <w:t>Password:</w:t>
      </w:r>
      <w:r>
        <w:t xml:space="preserve"> </w:t>
      </w:r>
      <w:r w:rsidR="00D30060">
        <w:t>Enter the i</w:t>
      </w:r>
      <w:r>
        <w:t xml:space="preserve">nstance ID of </w:t>
      </w:r>
      <w:r w:rsidR="00D30060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EC2 instance on which the application is launched.</w:t>
      </w:r>
    </w:p>
    <w:p w14:paraId="550CBAA5" w14:textId="77777777" w:rsidR="00EE69AB" w:rsidRDefault="00EE69AB" w:rsidP="00EE69AB">
      <w:pPr>
        <w:pStyle w:val="step3"/>
        <w:numPr>
          <w:ilvl w:val="0"/>
          <w:numId w:val="0"/>
        </w:numPr>
        <w:ind w:left="648"/>
      </w:pPr>
    </w:p>
    <w:p w14:paraId="64613284" w14:textId="77777777" w:rsidR="00E22A8A" w:rsidRDefault="00E22A8A" w:rsidP="00E22A8A">
      <w:pPr>
        <w:pStyle w:val="step3"/>
      </w:pPr>
      <w:r>
        <w:t xml:space="preserve">Select </w:t>
      </w:r>
      <w:r w:rsidRPr="00EE69AB">
        <w:rPr>
          <w:b/>
        </w:rPr>
        <w:t>File &gt; Open</w:t>
      </w:r>
      <w:r>
        <w:t xml:space="preserve"> </w:t>
      </w:r>
      <w:r w:rsidR="00300B2A">
        <w:t xml:space="preserve">on the drop-down </w:t>
      </w:r>
      <w:r>
        <w:t xml:space="preserve">menu </w:t>
      </w:r>
      <w:r w:rsidR="00300B2A">
        <w:t xml:space="preserve">in the </w:t>
      </w:r>
      <w:r>
        <w:t xml:space="preserve">TIBCO </w:t>
      </w:r>
      <w:proofErr w:type="spellStart"/>
      <w:r>
        <w:t>Spotfire</w:t>
      </w:r>
      <w:proofErr w:type="spellEnd"/>
      <w:r>
        <w:t xml:space="preserve"> application.</w:t>
      </w:r>
    </w:p>
    <w:p w14:paraId="7FDBE557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31FA3052" w14:textId="77777777" w:rsidR="00E22A8A" w:rsidRDefault="00E22A8A" w:rsidP="00EE69A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09BD4854" wp14:editId="3D8C6ED8">
            <wp:extent cx="2047875" cy="2012769"/>
            <wp:effectExtent l="19050" t="19050" r="9525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9902" cy="202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C7B0D" w14:textId="77777777" w:rsidR="00D077D7" w:rsidRDefault="00D077D7" w:rsidP="00E22A8A">
      <w:pPr>
        <w:pStyle w:val="step3"/>
        <w:numPr>
          <w:ilvl w:val="0"/>
          <w:numId w:val="0"/>
        </w:numPr>
        <w:ind w:left="288"/>
      </w:pPr>
    </w:p>
    <w:p w14:paraId="6DA98394" w14:textId="77777777" w:rsidR="00EE69AB" w:rsidRDefault="00E22A8A" w:rsidP="00EE69AB">
      <w:pPr>
        <w:pStyle w:val="step3"/>
      </w:pPr>
      <w:r>
        <w:t>Navigate to</w:t>
      </w:r>
      <w:r w:rsidR="00300B2A">
        <w:t xml:space="preserve"> the</w:t>
      </w:r>
      <w:r>
        <w:t xml:space="preserve"> </w:t>
      </w:r>
      <w:proofErr w:type="spellStart"/>
      <w:r w:rsidRPr="00E22A8A">
        <w:rPr>
          <w:b/>
        </w:rPr>
        <w:t>spotfire</w:t>
      </w:r>
      <w:proofErr w:type="spellEnd"/>
      <w:r>
        <w:t xml:space="preserve"> folder </w:t>
      </w:r>
      <w:r w:rsidR="00300B2A">
        <w:t xml:space="preserve">located </w:t>
      </w:r>
      <w:r>
        <w:t xml:space="preserve">inside </w:t>
      </w:r>
      <w:r w:rsidR="00300B2A">
        <w:t xml:space="preserve">the </w:t>
      </w:r>
      <w:r>
        <w:t>Project Directory</w:t>
      </w:r>
      <w:r w:rsidR="001D4E9A">
        <w:t xml:space="preserve"> (i.e. </w:t>
      </w:r>
      <w:commentRangeStart w:id="35"/>
      <w:commentRangeStart w:id="36"/>
      <w:proofErr w:type="spellStart"/>
      <w:r w:rsidR="001D4E9A">
        <w:t>AmazonImmersion</w:t>
      </w:r>
      <w:commentRangeEnd w:id="35"/>
      <w:proofErr w:type="spellEnd"/>
      <w:r w:rsidR="00AD0943">
        <w:rPr>
          <w:rStyle w:val="CommentReference"/>
          <w:rFonts w:ascii="Calibri" w:eastAsia="Calibri" w:hAnsi="Calibri" w:cs="Calibri"/>
          <w:color w:val="000000"/>
        </w:rPr>
        <w:commentReference w:id="35"/>
      </w:r>
      <w:commentRangeEnd w:id="36"/>
      <w:r w:rsidR="00590257">
        <w:rPr>
          <w:rStyle w:val="CommentReference"/>
          <w:rFonts w:ascii="Calibri" w:eastAsia="Calibri" w:hAnsi="Calibri" w:cs="Calibri"/>
          <w:color w:val="000000"/>
        </w:rPr>
        <w:commentReference w:id="36"/>
      </w:r>
      <w:r w:rsidR="001D4E9A">
        <w:t>)</w:t>
      </w:r>
      <w:r>
        <w:t xml:space="preserve"> </w:t>
      </w:r>
      <w:r w:rsidR="008956D8">
        <w:t>(</w:t>
      </w:r>
      <w:r>
        <w:t xml:space="preserve">cloned </w:t>
      </w:r>
      <w:r w:rsidR="008956D8">
        <w:t xml:space="preserve">during </w:t>
      </w:r>
      <w:r>
        <w:t>Project 2</w:t>
      </w:r>
      <w:r w:rsidR="008956D8">
        <w:t>)</w:t>
      </w:r>
      <w:r w:rsidR="00300B2A">
        <w:t>.</w:t>
      </w:r>
      <w:r>
        <w:t xml:space="preserve"> </w:t>
      </w:r>
      <w:r w:rsidR="00300B2A">
        <w:t>O</w:t>
      </w:r>
      <w:r w:rsidR="001D4E9A">
        <w:t>pen</w:t>
      </w:r>
      <w:r>
        <w:t xml:space="preserve"> </w:t>
      </w:r>
      <w:r w:rsidR="00300B2A">
        <w:t xml:space="preserve">the </w:t>
      </w:r>
      <w:r>
        <w:t xml:space="preserve">file </w:t>
      </w:r>
      <w:r w:rsidRPr="00EE69AB">
        <w:rPr>
          <w:b/>
        </w:rPr>
        <w:t xml:space="preserve">AWS </w:t>
      </w:r>
      <w:proofErr w:type="spellStart"/>
      <w:r w:rsidRPr="00EE69AB">
        <w:rPr>
          <w:b/>
        </w:rPr>
        <w:t>BYOD.dxp</w:t>
      </w:r>
      <w:proofErr w:type="spellEnd"/>
      <w:r>
        <w:t>.</w:t>
      </w:r>
    </w:p>
    <w:p w14:paraId="1B29A726" w14:textId="77777777" w:rsidR="00C32FD8" w:rsidRDefault="001D4E9A" w:rsidP="00EE69AB">
      <w:pPr>
        <w:pStyle w:val="ste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F853460" wp14:editId="443733E5">
            <wp:extent cx="4030009" cy="2409825"/>
            <wp:effectExtent l="19050" t="19050" r="279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883" cy="241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E2350" w14:textId="77777777" w:rsidR="00EE69AB" w:rsidRDefault="00EE69AB" w:rsidP="00EE69AB">
      <w:pPr>
        <w:pStyle w:val="step3"/>
        <w:numPr>
          <w:ilvl w:val="0"/>
          <w:numId w:val="0"/>
        </w:numPr>
      </w:pPr>
    </w:p>
    <w:p w14:paraId="5B9D8AFA" w14:textId="77777777" w:rsidR="001D4E9A" w:rsidRDefault="00300B2A" w:rsidP="001D4E9A">
      <w:pPr>
        <w:pStyle w:val="step3"/>
      </w:pPr>
      <w:r>
        <w:t xml:space="preserve">Click on the </w:t>
      </w:r>
      <w:r w:rsidR="001D4E9A" w:rsidRPr="00EE69AB">
        <w:rPr>
          <w:b/>
        </w:rPr>
        <w:t>Skip</w:t>
      </w:r>
      <w:r w:rsidR="001D4E9A">
        <w:t xml:space="preserve"> button </w:t>
      </w:r>
      <w:r>
        <w:t xml:space="preserve">in the </w:t>
      </w:r>
      <w:r w:rsidR="001D4E9A" w:rsidRPr="00EE69AB">
        <w:rPr>
          <w:b/>
        </w:rPr>
        <w:t>Data Connection Login</w:t>
      </w:r>
      <w:r w:rsidR="001D4E9A">
        <w:t xml:space="preserve"> window</w:t>
      </w:r>
      <w:r w:rsidR="00A85354">
        <w:t>. W</w:t>
      </w:r>
      <w:r>
        <w:t xml:space="preserve">ait </w:t>
      </w:r>
      <w:r w:rsidR="001D4E9A">
        <w:t xml:space="preserve">until </w:t>
      </w:r>
      <w:r>
        <w:t xml:space="preserve">the </w:t>
      </w:r>
      <w:r w:rsidR="001D4E9A">
        <w:t>file open</w:t>
      </w:r>
      <w:r>
        <w:t>s</w:t>
      </w:r>
      <w:r w:rsidR="001D4E9A">
        <w:t xml:space="preserve"> in </w:t>
      </w:r>
      <w:r>
        <w:t xml:space="preserve">the </w:t>
      </w:r>
      <w:r w:rsidR="001D4E9A">
        <w:t>application.</w:t>
      </w:r>
    </w:p>
    <w:p w14:paraId="45E98DA2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2BEB6083" w14:textId="77777777" w:rsidR="001D4E9A" w:rsidRDefault="001D4E9A" w:rsidP="00EE69A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14CEBD0C" wp14:editId="5A373B91">
            <wp:extent cx="2746499" cy="2495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397" cy="25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133" w14:textId="77777777" w:rsidR="00EE69AB" w:rsidRDefault="00EE69AB">
      <w:pPr>
        <w:rPr>
          <w:rFonts w:ascii="Open Sans" w:eastAsia="Open Sans" w:hAnsi="Open Sans" w:cs="Open Sans"/>
          <w:color w:val="444444"/>
          <w:szCs w:val="24"/>
        </w:rPr>
      </w:pPr>
      <w:r>
        <w:br w:type="page"/>
      </w:r>
    </w:p>
    <w:p w14:paraId="25EC49E6" w14:textId="77777777" w:rsidR="00676AF0" w:rsidRDefault="00676AF0" w:rsidP="00676AF0">
      <w:pPr>
        <w:pStyle w:val="step3"/>
      </w:pPr>
      <w:r>
        <w:lastRenderedPageBreak/>
        <w:t>Now select</w:t>
      </w:r>
      <w:r w:rsidR="00FD5597">
        <w:t xml:space="preserve"> the</w:t>
      </w:r>
      <w:r>
        <w:t xml:space="preserve"> </w:t>
      </w:r>
      <w:r w:rsidRPr="00676AF0">
        <w:rPr>
          <w:b/>
        </w:rPr>
        <w:t>Edit &gt; Data Connection</w:t>
      </w:r>
      <w:r>
        <w:t xml:space="preserve"> Properties menu.</w:t>
      </w:r>
    </w:p>
    <w:p w14:paraId="74DBC682" w14:textId="77777777" w:rsidR="00EE69AB" w:rsidRDefault="00EE69AB" w:rsidP="00EE69AB">
      <w:pPr>
        <w:pStyle w:val="step3"/>
        <w:numPr>
          <w:ilvl w:val="0"/>
          <w:numId w:val="0"/>
        </w:numPr>
        <w:ind w:left="288"/>
      </w:pPr>
    </w:p>
    <w:p w14:paraId="2E5B4DC8" w14:textId="77777777" w:rsidR="00676AF0" w:rsidRDefault="00676AF0" w:rsidP="00EE69A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13F50B16" wp14:editId="3AB70390">
            <wp:extent cx="1640118" cy="2943225"/>
            <wp:effectExtent l="19050" t="19050" r="1778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8924" cy="2959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3C280" w14:textId="77777777" w:rsidR="00D077D7" w:rsidRDefault="00D077D7" w:rsidP="00676AF0">
      <w:pPr>
        <w:pStyle w:val="step3"/>
        <w:numPr>
          <w:ilvl w:val="0"/>
          <w:numId w:val="0"/>
        </w:numPr>
        <w:ind w:left="288"/>
      </w:pPr>
    </w:p>
    <w:p w14:paraId="1409A855" w14:textId="77777777" w:rsidR="00676AF0" w:rsidRDefault="00676AF0" w:rsidP="00676AF0">
      <w:pPr>
        <w:pStyle w:val="step3"/>
      </w:pPr>
      <w:r>
        <w:t xml:space="preserve">Keep </w:t>
      </w:r>
      <w:r w:rsidRPr="00676AF0">
        <w:rPr>
          <w:b/>
        </w:rPr>
        <w:t>Connection (Embedded in analysis)</w:t>
      </w:r>
      <w:r>
        <w:t xml:space="preserve"> selected in </w:t>
      </w:r>
      <w:r w:rsidR="00FD5597">
        <w:t xml:space="preserve">the </w:t>
      </w:r>
      <w:r>
        <w:t xml:space="preserve">Connections list and </w:t>
      </w:r>
      <w:r w:rsidR="00FD5597">
        <w:t>click on the</w:t>
      </w:r>
      <w:r w:rsidR="00A85354">
        <w:t xml:space="preserve"> </w:t>
      </w:r>
      <w:r w:rsidRPr="00676AF0">
        <w:rPr>
          <w:b/>
        </w:rPr>
        <w:t>Settings</w:t>
      </w:r>
      <w:r>
        <w:t xml:space="preserve"> button.</w:t>
      </w:r>
    </w:p>
    <w:p w14:paraId="518B73DC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6DE8947D" w14:textId="77777777" w:rsidR="00676AF0" w:rsidRDefault="00676AF0" w:rsidP="00EE69A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1A108A79" wp14:editId="079D11A9">
            <wp:extent cx="3552825" cy="303090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7778" cy="30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69E3" w14:textId="77777777" w:rsidR="00D077D7" w:rsidRDefault="00D077D7" w:rsidP="00676AF0">
      <w:pPr>
        <w:pStyle w:val="step3"/>
        <w:numPr>
          <w:ilvl w:val="0"/>
          <w:numId w:val="0"/>
        </w:numPr>
        <w:ind w:left="288"/>
      </w:pPr>
    </w:p>
    <w:p w14:paraId="150BE14A" w14:textId="77777777" w:rsidR="00676AF0" w:rsidRDefault="00FD5597" w:rsidP="00676AF0">
      <w:pPr>
        <w:pStyle w:val="step3"/>
      </w:pPr>
      <w:r>
        <w:lastRenderedPageBreak/>
        <w:t xml:space="preserve">In the </w:t>
      </w:r>
      <w:r w:rsidR="00552B8E" w:rsidRPr="00552B8E">
        <w:rPr>
          <w:b/>
        </w:rPr>
        <w:t>Data Connection Settings</w:t>
      </w:r>
      <w:r w:rsidR="00552B8E">
        <w:t xml:space="preserve"> window, open </w:t>
      </w:r>
      <w:r w:rsidR="003E68A1">
        <w:t xml:space="preserve">the </w:t>
      </w:r>
      <w:r w:rsidR="00552B8E" w:rsidRPr="00552B8E">
        <w:rPr>
          <w:b/>
        </w:rPr>
        <w:t>Data Source</w:t>
      </w:r>
      <w:r w:rsidR="00552B8E">
        <w:t xml:space="preserve"> tab and </w:t>
      </w:r>
      <w:r w:rsidR="003E68A1">
        <w:t xml:space="preserve">click on the </w:t>
      </w:r>
      <w:r w:rsidR="00552B8E" w:rsidRPr="00552B8E">
        <w:rPr>
          <w:b/>
        </w:rPr>
        <w:t>Settings</w:t>
      </w:r>
      <w:r w:rsidR="00552B8E">
        <w:t xml:space="preserve"> button </w:t>
      </w:r>
      <w:r w:rsidR="003E68A1">
        <w:t xml:space="preserve">located </w:t>
      </w:r>
      <w:r w:rsidR="00552B8E">
        <w:t xml:space="preserve">at the bottom of </w:t>
      </w:r>
      <w:r w:rsidR="003E68A1">
        <w:t xml:space="preserve">the </w:t>
      </w:r>
      <w:r w:rsidR="00552B8E">
        <w:t>window.</w:t>
      </w:r>
    </w:p>
    <w:p w14:paraId="03CE93BA" w14:textId="77777777" w:rsidR="00EE69AB" w:rsidRDefault="00EE69AB" w:rsidP="00EE69AB">
      <w:pPr>
        <w:pStyle w:val="step3"/>
        <w:numPr>
          <w:ilvl w:val="0"/>
          <w:numId w:val="0"/>
        </w:numPr>
      </w:pPr>
    </w:p>
    <w:p w14:paraId="2705F0C2" w14:textId="77777777" w:rsidR="00552B8E" w:rsidRDefault="00552B8E" w:rsidP="00EE69A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2FBB41BC" wp14:editId="3DD58BC2">
            <wp:extent cx="3200400" cy="2798937"/>
            <wp:effectExtent l="19050" t="19050" r="19050" b="209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033" cy="2814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20012" w14:textId="77777777" w:rsidR="00D077D7" w:rsidRDefault="00D077D7" w:rsidP="00552B8E">
      <w:pPr>
        <w:pStyle w:val="step3"/>
        <w:numPr>
          <w:ilvl w:val="0"/>
          <w:numId w:val="0"/>
        </w:numPr>
        <w:ind w:left="288"/>
      </w:pPr>
    </w:p>
    <w:p w14:paraId="43F971DB" w14:textId="77777777" w:rsidR="00D077D7" w:rsidRDefault="001203AB" w:rsidP="00EE69AB">
      <w:pPr>
        <w:pStyle w:val="step3"/>
      </w:pPr>
      <w:r>
        <w:t xml:space="preserve">In the </w:t>
      </w:r>
      <w:r w:rsidR="00552B8E" w:rsidRPr="00EE69AB">
        <w:rPr>
          <w:b/>
        </w:rPr>
        <w:t>Data Source Settings</w:t>
      </w:r>
      <w:r w:rsidR="00552B8E">
        <w:t xml:space="preserve"> window, in</w:t>
      </w:r>
      <w:r>
        <w:t xml:space="preserve"> the</w:t>
      </w:r>
      <w:r w:rsidR="00552B8E">
        <w:t xml:space="preserve"> </w:t>
      </w:r>
      <w:r w:rsidR="00552B8E" w:rsidRPr="00EE69AB">
        <w:rPr>
          <w:b/>
        </w:rPr>
        <w:t>Login</w:t>
      </w:r>
      <w:r w:rsidR="00552B8E">
        <w:t xml:space="preserve"> tab</w:t>
      </w:r>
      <w:r>
        <w:t>,</w:t>
      </w:r>
      <w:r w:rsidR="00552B8E">
        <w:t xml:space="preserve"> </w:t>
      </w:r>
      <w:r>
        <w:t xml:space="preserve">click on the </w:t>
      </w:r>
      <w:r w:rsidR="00552B8E" w:rsidRPr="00EE69AB">
        <w:rPr>
          <w:b/>
        </w:rPr>
        <w:t>Edit</w:t>
      </w:r>
      <w:r w:rsidR="00552B8E">
        <w:t xml:space="preserve"> button to change </w:t>
      </w:r>
      <w:r>
        <w:t xml:space="preserve">the </w:t>
      </w:r>
      <w:r w:rsidR="00552B8E">
        <w:t>data source.</w:t>
      </w:r>
    </w:p>
    <w:p w14:paraId="5391A4B1" w14:textId="77777777" w:rsidR="00EE69AB" w:rsidRDefault="00EE69AB" w:rsidP="00EE69AB">
      <w:pPr>
        <w:pStyle w:val="step3"/>
        <w:numPr>
          <w:ilvl w:val="0"/>
          <w:numId w:val="0"/>
        </w:numPr>
        <w:ind w:left="288"/>
      </w:pPr>
    </w:p>
    <w:p w14:paraId="1567F4BE" w14:textId="77777777" w:rsidR="00C32FD8" w:rsidRDefault="00552B8E">
      <w:r>
        <w:rPr>
          <w:noProof/>
        </w:rPr>
        <w:drawing>
          <wp:inline distT="0" distB="0" distL="0" distR="0" wp14:anchorId="445F6FBD" wp14:editId="1C4E6C78">
            <wp:extent cx="3609975" cy="3198141"/>
            <wp:effectExtent l="19050" t="19050" r="9525" b="215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3138" cy="3209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4D9B7" w14:textId="77777777" w:rsidR="00213588" w:rsidRDefault="001203AB" w:rsidP="00213588">
      <w:pPr>
        <w:pStyle w:val="step3"/>
      </w:pPr>
      <w:r>
        <w:lastRenderedPageBreak/>
        <w:t xml:space="preserve">In the </w:t>
      </w:r>
      <w:r w:rsidR="00552B8E" w:rsidRPr="00213588">
        <w:rPr>
          <w:b/>
        </w:rPr>
        <w:t>Amazon Redshift Connection</w:t>
      </w:r>
      <w:r w:rsidR="00552B8E">
        <w:t xml:space="preserve"> window, enter </w:t>
      </w:r>
      <w:r w:rsidR="00213588">
        <w:t xml:space="preserve">the </w:t>
      </w:r>
      <w:r w:rsidR="00552B8E">
        <w:t xml:space="preserve">details </w:t>
      </w:r>
      <w:r>
        <w:t>below</w:t>
      </w:r>
      <w:r w:rsidR="00213588">
        <w:t xml:space="preserve">, </w:t>
      </w:r>
      <w:r>
        <w:t xml:space="preserve">then click on the </w:t>
      </w:r>
      <w:r w:rsidR="00552B8E" w:rsidRPr="00213588">
        <w:rPr>
          <w:b/>
        </w:rPr>
        <w:t>Connect</w:t>
      </w:r>
      <w:r w:rsidR="00552B8E">
        <w:t xml:space="preserve"> button at the bottom to make </w:t>
      </w:r>
      <w:r w:rsidR="00213588">
        <w:t xml:space="preserve">a </w:t>
      </w:r>
      <w:r w:rsidR="00552B8E">
        <w:t>connection with your Redshift cluster.</w:t>
      </w:r>
      <w:r w:rsidR="00213588" w:rsidRPr="00213588">
        <w:t xml:space="preserve"> </w:t>
      </w:r>
      <w:r w:rsidR="00213588">
        <w:t>You can find all these properties on the details page of your Redshift cluster.</w:t>
      </w:r>
    </w:p>
    <w:p w14:paraId="30C12044" w14:textId="77777777" w:rsidR="00EE69AB" w:rsidRDefault="00EE69AB" w:rsidP="00EE69AB">
      <w:pPr>
        <w:pStyle w:val="step3"/>
        <w:numPr>
          <w:ilvl w:val="0"/>
          <w:numId w:val="0"/>
        </w:numPr>
        <w:ind w:left="288"/>
      </w:pPr>
    </w:p>
    <w:p w14:paraId="7BFFA1EC" w14:textId="77777777" w:rsidR="00552B8E" w:rsidRDefault="00552B8E" w:rsidP="00CE271E">
      <w:pPr>
        <w:pStyle w:val="step3"/>
        <w:numPr>
          <w:ilvl w:val="0"/>
          <w:numId w:val="8"/>
        </w:numPr>
      </w:pPr>
      <w:r w:rsidRPr="00232A20">
        <w:rPr>
          <w:b/>
        </w:rPr>
        <w:t>Server:</w:t>
      </w:r>
      <w:r>
        <w:t xml:space="preserve"> </w:t>
      </w:r>
      <w:r w:rsidR="00232A20">
        <w:t>Endpoint of Redshift Cluster</w:t>
      </w:r>
    </w:p>
    <w:p w14:paraId="18F3D70B" w14:textId="77777777" w:rsidR="00232A20" w:rsidRDefault="00232A20" w:rsidP="00CE271E">
      <w:pPr>
        <w:pStyle w:val="step3"/>
        <w:numPr>
          <w:ilvl w:val="0"/>
          <w:numId w:val="8"/>
        </w:numPr>
      </w:pPr>
      <w:r w:rsidRPr="00232A20">
        <w:rPr>
          <w:b/>
        </w:rPr>
        <w:t>SSL mode:</w:t>
      </w:r>
      <w:r>
        <w:t xml:space="preserve"> disable</w:t>
      </w:r>
    </w:p>
    <w:p w14:paraId="5D8D81A8" w14:textId="77777777" w:rsidR="00232A20" w:rsidRDefault="00232A20" w:rsidP="00CE271E">
      <w:pPr>
        <w:pStyle w:val="step3"/>
        <w:numPr>
          <w:ilvl w:val="0"/>
          <w:numId w:val="8"/>
        </w:numPr>
      </w:pPr>
      <w:r w:rsidRPr="00232A20">
        <w:rPr>
          <w:b/>
        </w:rPr>
        <w:t>Username:</w:t>
      </w:r>
      <w:r>
        <w:t xml:space="preserve"> Redshift Cluster Master Username</w:t>
      </w:r>
    </w:p>
    <w:p w14:paraId="18B400DF" w14:textId="77777777" w:rsidR="00232A20" w:rsidRDefault="00232A20" w:rsidP="00CE271E">
      <w:pPr>
        <w:pStyle w:val="step3"/>
        <w:numPr>
          <w:ilvl w:val="0"/>
          <w:numId w:val="8"/>
        </w:numPr>
      </w:pPr>
      <w:r w:rsidRPr="00232A20">
        <w:rPr>
          <w:b/>
        </w:rPr>
        <w:t>Password:</w:t>
      </w:r>
      <w:r>
        <w:t xml:space="preserve"> Password provided while provisioning Redshift Cluster</w:t>
      </w:r>
    </w:p>
    <w:p w14:paraId="4C9221A2" w14:textId="77777777" w:rsidR="00232A20" w:rsidRDefault="00232A20" w:rsidP="00CE271E">
      <w:pPr>
        <w:pStyle w:val="step3"/>
        <w:numPr>
          <w:ilvl w:val="0"/>
          <w:numId w:val="8"/>
        </w:numPr>
      </w:pPr>
      <w:r w:rsidRPr="00232A20">
        <w:rPr>
          <w:b/>
        </w:rPr>
        <w:t>Database:</w:t>
      </w:r>
      <w:r>
        <w:t xml:space="preserve"> Name of </w:t>
      </w:r>
      <w:r w:rsidR="004B33C3">
        <w:t xml:space="preserve">the </w:t>
      </w:r>
      <w:r>
        <w:t>database provided while provisioning Redshift Cluster</w:t>
      </w:r>
    </w:p>
    <w:p w14:paraId="1D212DA7" w14:textId="77777777" w:rsidR="00232A20" w:rsidRDefault="00232A20" w:rsidP="00232A20">
      <w:pPr>
        <w:pStyle w:val="step3"/>
        <w:numPr>
          <w:ilvl w:val="0"/>
          <w:numId w:val="0"/>
        </w:numPr>
        <w:ind w:left="288"/>
      </w:pPr>
    </w:p>
    <w:p w14:paraId="1CE1256E" w14:textId="77777777" w:rsidR="00232A20" w:rsidRDefault="004B33C3" w:rsidP="00232A20">
      <w:pPr>
        <w:pStyle w:val="step3"/>
      </w:pPr>
      <w:r>
        <w:t xml:space="preserve">Click on the </w:t>
      </w:r>
      <w:r w:rsidR="00232A20" w:rsidRPr="00232A20">
        <w:rPr>
          <w:b/>
        </w:rPr>
        <w:t>OK</w:t>
      </w:r>
      <w:r w:rsidR="00232A20">
        <w:t xml:space="preserve"> button</w:t>
      </w:r>
      <w:r>
        <w:t xml:space="preserve">s </w:t>
      </w:r>
      <w:r w:rsidR="00213588">
        <w:t>for</w:t>
      </w:r>
      <w:r w:rsidR="00232A20">
        <w:t xml:space="preserve"> all opened Popup Windows.</w:t>
      </w:r>
    </w:p>
    <w:p w14:paraId="0465A490" w14:textId="77777777" w:rsidR="00EE69AB" w:rsidRDefault="00EE69AB" w:rsidP="00EE69AB">
      <w:pPr>
        <w:pStyle w:val="step3"/>
        <w:numPr>
          <w:ilvl w:val="0"/>
          <w:numId w:val="0"/>
        </w:numPr>
        <w:ind w:left="288"/>
      </w:pPr>
    </w:p>
    <w:p w14:paraId="4A66D33F" w14:textId="77777777" w:rsidR="00232A20" w:rsidRDefault="00232A20" w:rsidP="00232A20">
      <w:pPr>
        <w:pStyle w:val="step3"/>
      </w:pPr>
      <w:r>
        <w:t xml:space="preserve">Save the file by selecting </w:t>
      </w:r>
      <w:r w:rsidRPr="00232A20">
        <w:rPr>
          <w:b/>
        </w:rPr>
        <w:t>File &gt; Save</w:t>
      </w:r>
      <w:r w:rsidR="004B33C3">
        <w:rPr>
          <w:b/>
        </w:rPr>
        <w:t>.</w:t>
      </w:r>
      <w:r>
        <w:t xml:space="preserve"> </w:t>
      </w:r>
    </w:p>
    <w:p w14:paraId="65C2F4CC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033618F2" w14:textId="77777777" w:rsidR="00232A20" w:rsidRDefault="00232A20" w:rsidP="00E8721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07A40406" wp14:editId="3A3B1825">
            <wp:extent cx="1513146" cy="2409825"/>
            <wp:effectExtent l="19050" t="19050" r="1143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8472" cy="2418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79F6E" w14:textId="77777777" w:rsidR="00D077D7" w:rsidRDefault="00D077D7" w:rsidP="00232A20">
      <w:pPr>
        <w:pStyle w:val="step3"/>
        <w:numPr>
          <w:ilvl w:val="0"/>
          <w:numId w:val="0"/>
        </w:numPr>
        <w:ind w:left="288"/>
      </w:pPr>
    </w:p>
    <w:p w14:paraId="1B5C1C8D" w14:textId="77777777" w:rsidR="00232A20" w:rsidRDefault="00232A20" w:rsidP="00232A20">
      <w:pPr>
        <w:pStyle w:val="step3"/>
      </w:pPr>
      <w:r>
        <w:t xml:space="preserve">Close the </w:t>
      </w:r>
      <w:r w:rsidRPr="00232A20">
        <w:rPr>
          <w:b/>
        </w:rPr>
        <w:t xml:space="preserve">TIBCO </w:t>
      </w:r>
      <w:proofErr w:type="spellStart"/>
      <w:r w:rsidRPr="00232A20">
        <w:rPr>
          <w:b/>
        </w:rPr>
        <w:t>Spotfire</w:t>
      </w:r>
      <w:proofErr w:type="spellEnd"/>
      <w:r>
        <w:t xml:space="preserve"> application.</w:t>
      </w:r>
    </w:p>
    <w:p w14:paraId="37C012AF" w14:textId="77777777" w:rsidR="00EE69AB" w:rsidRDefault="00EE69AB">
      <w:pPr>
        <w:rPr>
          <w:rFonts w:ascii="Open Sans" w:eastAsia="Open Sans" w:hAnsi="Open Sans" w:cs="Open Sans"/>
          <w:color w:val="444444"/>
          <w:szCs w:val="24"/>
        </w:rPr>
      </w:pPr>
      <w:r>
        <w:br w:type="page"/>
      </w:r>
    </w:p>
    <w:p w14:paraId="5E9985A9" w14:textId="77777777" w:rsidR="00C32FD8" w:rsidRDefault="00232A20" w:rsidP="00232A20">
      <w:pPr>
        <w:pStyle w:val="DocH2"/>
      </w:pPr>
      <w:bookmarkStart w:id="37" w:name="_Toc468288967"/>
      <w:r>
        <w:lastRenderedPageBreak/>
        <w:t xml:space="preserve">4.2. Publish TIBCO </w:t>
      </w:r>
      <w:proofErr w:type="spellStart"/>
      <w:r>
        <w:t>Spotfire</w:t>
      </w:r>
      <w:proofErr w:type="spellEnd"/>
      <w:r>
        <w:t xml:space="preserve"> visualization file.</w:t>
      </w:r>
      <w:bookmarkEnd w:id="37"/>
    </w:p>
    <w:p w14:paraId="42A9862D" w14:textId="77777777" w:rsidR="00232A20" w:rsidRDefault="007C153E" w:rsidP="00CE271E">
      <w:pPr>
        <w:pStyle w:val="step3"/>
        <w:numPr>
          <w:ilvl w:val="0"/>
          <w:numId w:val="9"/>
        </w:numPr>
      </w:pPr>
      <w:r>
        <w:t xml:space="preserve">Click on the </w:t>
      </w:r>
      <w:r w:rsidR="00366280">
        <w:t xml:space="preserve">URL </w:t>
      </w:r>
      <w:r w:rsidR="00213588">
        <w:t>“</w:t>
      </w:r>
      <w:r w:rsidR="00366280" w:rsidRPr="00213588">
        <w:t>http://localhost/</w:t>
      </w:r>
      <w:r w:rsidR="00213588">
        <w:t xml:space="preserve">” </w:t>
      </w:r>
      <w:r w:rsidR="00EE69AB">
        <w:t xml:space="preserve">in the browser of </w:t>
      </w:r>
      <w:r>
        <w:t xml:space="preserve">the </w:t>
      </w:r>
      <w:r w:rsidR="00EE69AB">
        <w:t xml:space="preserve">TIBCO </w:t>
      </w:r>
      <w:proofErr w:type="spellStart"/>
      <w:r w:rsidR="00EE69AB">
        <w:t>Spotfire</w:t>
      </w:r>
      <w:proofErr w:type="spellEnd"/>
      <w:r w:rsidR="00EE69AB">
        <w:t xml:space="preserve"> EC2 Instance </w:t>
      </w:r>
      <w:r w:rsidR="00213588">
        <w:t xml:space="preserve">in order </w:t>
      </w:r>
      <w:r w:rsidR="00EE69AB">
        <w:t xml:space="preserve">to </w:t>
      </w:r>
      <w:r w:rsidR="00366280">
        <w:t xml:space="preserve">open </w:t>
      </w:r>
      <w:r>
        <w:t xml:space="preserve">the </w:t>
      </w:r>
      <w:r w:rsidR="00366280" w:rsidRPr="00411831">
        <w:rPr>
          <w:b/>
        </w:rPr>
        <w:t xml:space="preserve">TIBCO </w:t>
      </w:r>
      <w:proofErr w:type="spellStart"/>
      <w:r w:rsidR="00366280" w:rsidRPr="00411831">
        <w:rPr>
          <w:b/>
        </w:rPr>
        <w:t>Spotfire</w:t>
      </w:r>
      <w:proofErr w:type="spellEnd"/>
      <w:r w:rsidR="00366280" w:rsidRPr="00411831">
        <w:rPr>
          <w:b/>
        </w:rPr>
        <w:t xml:space="preserve"> Web Player</w:t>
      </w:r>
      <w:r w:rsidR="00366280">
        <w:t>.</w:t>
      </w:r>
    </w:p>
    <w:p w14:paraId="7C8D47C2" w14:textId="77777777" w:rsidR="00EE69AB" w:rsidRDefault="00EE69AB" w:rsidP="00EE69AB">
      <w:pPr>
        <w:pStyle w:val="step3"/>
        <w:numPr>
          <w:ilvl w:val="0"/>
          <w:numId w:val="0"/>
        </w:numPr>
        <w:ind w:left="288"/>
      </w:pPr>
    </w:p>
    <w:p w14:paraId="5306CE65" w14:textId="77777777" w:rsidR="00366280" w:rsidRDefault="00366280" w:rsidP="00CE271E">
      <w:pPr>
        <w:pStyle w:val="step3"/>
        <w:numPr>
          <w:ilvl w:val="0"/>
          <w:numId w:val="9"/>
        </w:numPr>
      </w:pPr>
      <w:r>
        <w:t xml:space="preserve">Enter </w:t>
      </w:r>
      <w:r w:rsidR="007C153E">
        <w:t xml:space="preserve">the </w:t>
      </w:r>
      <w:r>
        <w:t>following credentials to log</w:t>
      </w:r>
      <w:r w:rsidR="007C153E">
        <w:t xml:space="preserve"> </w:t>
      </w:r>
      <w:r>
        <w:t xml:space="preserve">in to </w:t>
      </w:r>
      <w:r w:rsidR="007C153E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Web Player.</w:t>
      </w:r>
    </w:p>
    <w:p w14:paraId="4728C857" w14:textId="77777777" w:rsidR="00366280" w:rsidRDefault="00366280" w:rsidP="00CE271E">
      <w:pPr>
        <w:pStyle w:val="step3"/>
        <w:numPr>
          <w:ilvl w:val="0"/>
          <w:numId w:val="10"/>
        </w:numPr>
      </w:pPr>
      <w:r w:rsidRPr="00366280">
        <w:rPr>
          <w:b/>
        </w:rPr>
        <w:t>Username:</w:t>
      </w:r>
      <w:r>
        <w:t xml:space="preserve"> </w:t>
      </w:r>
      <w:proofErr w:type="spellStart"/>
      <w:r>
        <w:t>spotfireadmin</w:t>
      </w:r>
      <w:proofErr w:type="spellEnd"/>
    </w:p>
    <w:p w14:paraId="029A8EAC" w14:textId="77777777" w:rsidR="00366280" w:rsidRDefault="00366280" w:rsidP="00CE271E">
      <w:pPr>
        <w:pStyle w:val="step3"/>
        <w:numPr>
          <w:ilvl w:val="0"/>
          <w:numId w:val="10"/>
        </w:numPr>
      </w:pPr>
      <w:r w:rsidRPr="00366280">
        <w:rPr>
          <w:b/>
        </w:rPr>
        <w:t>Password:</w:t>
      </w:r>
      <w:r>
        <w:t xml:space="preserve"> </w:t>
      </w:r>
      <w:r w:rsidR="00A348AB">
        <w:t>Enter the i</w:t>
      </w:r>
      <w:r>
        <w:t xml:space="preserve">nstance ID of </w:t>
      </w:r>
      <w:r w:rsidR="007C153E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EC2 instance on which the application is launched.</w:t>
      </w:r>
    </w:p>
    <w:p w14:paraId="7E600085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4400FCAF" w14:textId="77777777" w:rsidR="00366280" w:rsidRPr="00411831" w:rsidRDefault="00605A0E" w:rsidP="00366280">
      <w:pPr>
        <w:pStyle w:val="step3"/>
      </w:pPr>
      <w:r>
        <w:t xml:space="preserve">On </w:t>
      </w:r>
      <w:r w:rsidR="00420BB7">
        <w:t xml:space="preserve">the </w:t>
      </w:r>
      <w:r>
        <w:t xml:space="preserve">home page of </w:t>
      </w:r>
      <w:r w:rsidR="007C153E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Web Player</w:t>
      </w:r>
      <w:r w:rsidR="00420BB7">
        <w:t>,</w:t>
      </w:r>
      <w:r>
        <w:t xml:space="preserve"> </w:t>
      </w:r>
      <w:r w:rsidR="007C153E">
        <w:t>click on the</w:t>
      </w:r>
      <w:r>
        <w:t xml:space="preserve"> </w:t>
      </w:r>
      <w:r w:rsidRPr="00605A0E">
        <w:rPr>
          <w:b/>
        </w:rPr>
        <w:t>Open analysis</w:t>
      </w:r>
      <w:r w:rsidR="007C153E">
        <w:rPr>
          <w:b/>
        </w:rPr>
        <w:t xml:space="preserve"> </w:t>
      </w:r>
      <w:r w:rsidR="007C153E">
        <w:t>t</w:t>
      </w:r>
      <w:r w:rsidR="007C153E" w:rsidRPr="00A348AB">
        <w:t>ab.</w:t>
      </w:r>
    </w:p>
    <w:p w14:paraId="74EA949F" w14:textId="77777777" w:rsidR="00411831" w:rsidRPr="00605A0E" w:rsidRDefault="00411831" w:rsidP="00411831">
      <w:pPr>
        <w:pStyle w:val="step3"/>
        <w:numPr>
          <w:ilvl w:val="0"/>
          <w:numId w:val="0"/>
        </w:numPr>
        <w:ind w:left="288"/>
      </w:pPr>
    </w:p>
    <w:p w14:paraId="665489CD" w14:textId="77777777" w:rsidR="00605A0E" w:rsidRDefault="00605A0E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081A259A" wp14:editId="6E213678">
            <wp:extent cx="4791075" cy="2014708"/>
            <wp:effectExtent l="19050" t="19050" r="9525" b="2413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856" cy="201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768FE" w14:textId="77777777" w:rsidR="00D077D7" w:rsidRDefault="00D077D7" w:rsidP="00605A0E">
      <w:pPr>
        <w:pStyle w:val="step3"/>
        <w:numPr>
          <w:ilvl w:val="0"/>
          <w:numId w:val="0"/>
        </w:numPr>
        <w:ind w:left="288"/>
      </w:pPr>
    </w:p>
    <w:p w14:paraId="6CC3CB36" w14:textId="77777777" w:rsidR="008E209E" w:rsidRDefault="007C153E" w:rsidP="008E209E">
      <w:pPr>
        <w:pStyle w:val="step3"/>
      </w:pPr>
      <w:r>
        <w:t xml:space="preserve">In the </w:t>
      </w:r>
      <w:r w:rsidR="008E209E" w:rsidRPr="008E209E">
        <w:rPr>
          <w:b/>
        </w:rPr>
        <w:t xml:space="preserve">Open Analysis </w:t>
      </w:r>
      <w:r w:rsidR="008E209E">
        <w:t xml:space="preserve">popup window, browse the TIBCO </w:t>
      </w:r>
      <w:proofErr w:type="spellStart"/>
      <w:r w:rsidR="008E209E">
        <w:t>Spotfire</w:t>
      </w:r>
      <w:proofErr w:type="spellEnd"/>
      <w:r w:rsidR="008E209E">
        <w:t xml:space="preserve"> visualization file saved in </w:t>
      </w:r>
      <w:r w:rsidR="004D076D">
        <w:rPr>
          <w:b/>
        </w:rPr>
        <w:t>S</w:t>
      </w:r>
      <w:r w:rsidR="008E209E" w:rsidRPr="00A348AB">
        <w:rPr>
          <w:b/>
        </w:rPr>
        <w:t>ection</w:t>
      </w:r>
      <w:r w:rsidR="008E209E">
        <w:t xml:space="preserve"> </w:t>
      </w:r>
      <w:r w:rsidR="008E209E" w:rsidRPr="00A348AB">
        <w:rPr>
          <w:b/>
        </w:rPr>
        <w:t>4.1: Edit Data Connection</w:t>
      </w:r>
      <w:r w:rsidR="008E209E">
        <w:t xml:space="preserve"> (i.e. </w:t>
      </w:r>
      <w:proofErr w:type="spellStart"/>
      <w:r w:rsidR="008E209E">
        <w:t>AmazonImmersion</w:t>
      </w:r>
      <w:proofErr w:type="spellEnd"/>
      <w:r w:rsidR="008E209E">
        <w:t>\</w:t>
      </w:r>
      <w:proofErr w:type="spellStart"/>
      <w:r w:rsidR="008E209E">
        <w:t>spotfire</w:t>
      </w:r>
      <w:proofErr w:type="spellEnd"/>
      <w:r w:rsidR="008E209E">
        <w:t xml:space="preserve">\AWS </w:t>
      </w:r>
      <w:proofErr w:type="spellStart"/>
      <w:r w:rsidR="008E209E">
        <w:t>BYOD.dxp</w:t>
      </w:r>
      <w:proofErr w:type="spellEnd"/>
      <w:r w:rsidR="008E209E">
        <w:t xml:space="preserve">) and </w:t>
      </w:r>
      <w:r w:rsidR="00AC09AE">
        <w:t xml:space="preserve">click on the </w:t>
      </w:r>
      <w:r w:rsidR="008E209E" w:rsidRPr="00411831">
        <w:rPr>
          <w:b/>
        </w:rPr>
        <w:t>Open</w:t>
      </w:r>
      <w:r w:rsidR="008E209E">
        <w:t xml:space="preserve"> button</w:t>
      </w:r>
      <w:r w:rsidR="00AC09AE">
        <w:t>.</w:t>
      </w:r>
    </w:p>
    <w:p w14:paraId="2E57C8E2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78C26016" w14:textId="77777777" w:rsidR="008E209E" w:rsidRDefault="008E209E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0B339C46" wp14:editId="55FED483">
            <wp:extent cx="3267075" cy="1316917"/>
            <wp:effectExtent l="19050" t="19050" r="9525" b="171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419" cy="132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D31F7" w14:textId="77777777" w:rsidR="008E209E" w:rsidRDefault="008E209E" w:rsidP="008E209E">
      <w:pPr>
        <w:pStyle w:val="step3"/>
        <w:numPr>
          <w:ilvl w:val="0"/>
          <w:numId w:val="0"/>
        </w:numPr>
        <w:ind w:left="288"/>
      </w:pPr>
    </w:p>
    <w:p w14:paraId="4DA2A1E1" w14:textId="77777777" w:rsidR="008E209E" w:rsidRDefault="00AC09AE" w:rsidP="008E209E">
      <w:pPr>
        <w:pStyle w:val="step3"/>
      </w:pPr>
      <w:r>
        <w:t xml:space="preserve">The </w:t>
      </w:r>
      <w:r w:rsidR="008E209E" w:rsidRPr="008E209E">
        <w:rPr>
          <w:b/>
        </w:rPr>
        <w:t>Data connection log</w:t>
      </w:r>
      <w:r w:rsidR="00A348AB">
        <w:rPr>
          <w:b/>
        </w:rPr>
        <w:t>-</w:t>
      </w:r>
      <w:r w:rsidR="008E209E" w:rsidRPr="008E209E">
        <w:rPr>
          <w:b/>
        </w:rPr>
        <w:t>in</w:t>
      </w:r>
      <w:r w:rsidR="008E209E">
        <w:t xml:space="preserve"> popup window will </w:t>
      </w:r>
      <w:r>
        <w:t>open</w:t>
      </w:r>
      <w:r w:rsidR="00A348AB">
        <w:t>,</w:t>
      </w:r>
      <w:r w:rsidR="008E209E">
        <w:t xml:space="preserve"> prompting </w:t>
      </w:r>
      <w:r>
        <w:t xml:space="preserve">you </w:t>
      </w:r>
      <w:r w:rsidR="008E209E">
        <w:t xml:space="preserve">to provide </w:t>
      </w:r>
      <w:r>
        <w:t xml:space="preserve">the </w:t>
      </w:r>
      <w:r w:rsidR="008E209E">
        <w:t>log</w:t>
      </w:r>
      <w:r w:rsidR="00A348AB">
        <w:t>-</w:t>
      </w:r>
      <w:r w:rsidR="008E209E">
        <w:t>in credentials for</w:t>
      </w:r>
      <w:r>
        <w:t xml:space="preserve"> the</w:t>
      </w:r>
      <w:r w:rsidR="008E209E">
        <w:t xml:space="preserve"> Redshift Cluster. Enter the same credentials of </w:t>
      </w:r>
      <w:r>
        <w:t xml:space="preserve">the </w:t>
      </w:r>
      <w:r w:rsidR="008E209E">
        <w:t xml:space="preserve">Redshift cluster provided in </w:t>
      </w:r>
      <w:r w:rsidR="00A348AB" w:rsidRPr="0051782C">
        <w:rPr>
          <w:b/>
        </w:rPr>
        <w:t>Step</w:t>
      </w:r>
      <w:r w:rsidR="008E209E" w:rsidRPr="0051782C">
        <w:rPr>
          <w:b/>
        </w:rPr>
        <w:t xml:space="preserve"> 11</w:t>
      </w:r>
      <w:r w:rsidR="008E209E">
        <w:t xml:space="preserve"> of </w:t>
      </w:r>
      <w:r w:rsidR="0051782C">
        <w:rPr>
          <w:b/>
        </w:rPr>
        <w:t>S</w:t>
      </w:r>
      <w:r w:rsidR="008E209E" w:rsidRPr="008E209E">
        <w:rPr>
          <w:b/>
        </w:rPr>
        <w:t>ection 4.1: Edit Data Connection</w:t>
      </w:r>
      <w:r w:rsidR="008E209E">
        <w:t xml:space="preserve"> and </w:t>
      </w:r>
      <w:r>
        <w:t xml:space="preserve">click on the </w:t>
      </w:r>
      <w:r w:rsidR="008E209E" w:rsidRPr="008E209E">
        <w:rPr>
          <w:b/>
        </w:rPr>
        <w:t>OK</w:t>
      </w:r>
      <w:r w:rsidR="008E209E">
        <w:t xml:space="preserve"> button</w:t>
      </w:r>
      <w:r>
        <w:t>.</w:t>
      </w:r>
      <w:r w:rsidR="008E209E">
        <w:t xml:space="preserve"> </w:t>
      </w:r>
    </w:p>
    <w:p w14:paraId="732903B6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07804832" w14:textId="77777777" w:rsidR="00366280" w:rsidRDefault="008E209E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lastRenderedPageBreak/>
        <w:drawing>
          <wp:inline distT="0" distB="0" distL="0" distR="0" wp14:anchorId="2C2B9070" wp14:editId="1E50F347">
            <wp:extent cx="2355672" cy="3038475"/>
            <wp:effectExtent l="19050" t="19050" r="2603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734" cy="3047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E4901" w14:textId="77777777" w:rsidR="00F32034" w:rsidRDefault="00F32034" w:rsidP="00366280">
      <w:pPr>
        <w:pStyle w:val="step3"/>
        <w:numPr>
          <w:ilvl w:val="0"/>
          <w:numId w:val="0"/>
        </w:numPr>
        <w:ind w:left="288"/>
      </w:pPr>
    </w:p>
    <w:p w14:paraId="3F2396F6" w14:textId="77777777" w:rsidR="00F32034" w:rsidRDefault="00F32034" w:rsidP="00F32034">
      <w:pPr>
        <w:pStyle w:val="step3"/>
      </w:pPr>
      <w:r>
        <w:t xml:space="preserve">Now </w:t>
      </w:r>
      <w:r w:rsidR="006C3291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visualization file gets published on</w:t>
      </w:r>
      <w:r w:rsidR="006C3291">
        <w:t xml:space="preserve"> the</w:t>
      </w:r>
      <w:r>
        <w:t xml:space="preserve"> web player and it displays visualizations on </w:t>
      </w:r>
      <w:r w:rsidR="00A348AB">
        <w:t xml:space="preserve">the </w:t>
      </w:r>
      <w:r>
        <w:t>web page as shown in following image.</w:t>
      </w:r>
    </w:p>
    <w:p w14:paraId="53632EE9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1F0B8ECB" w14:textId="77777777" w:rsidR="00F32034" w:rsidRDefault="00F32034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2291B56C" wp14:editId="4AE9C6C7">
            <wp:extent cx="5200650" cy="2732008"/>
            <wp:effectExtent l="19050" t="19050" r="19050" b="1143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7683" cy="2735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1B5AD" w14:textId="77777777" w:rsidR="00F32034" w:rsidRDefault="00F32034" w:rsidP="00CE271E">
      <w:pPr>
        <w:pStyle w:val="DocH1"/>
        <w:numPr>
          <w:ilvl w:val="0"/>
          <w:numId w:val="11"/>
        </w:numPr>
      </w:pPr>
      <w:bookmarkStart w:id="38" w:name="_Toc464213312"/>
      <w:bookmarkStart w:id="39" w:name="_Toc468288968"/>
      <w:r w:rsidRPr="00F32034">
        <w:lastRenderedPageBreak/>
        <w:t xml:space="preserve">Integrating cloud messaging service with </w:t>
      </w:r>
      <w:proofErr w:type="spellStart"/>
      <w:r w:rsidRPr="00F32034">
        <w:t>Kony</w:t>
      </w:r>
      <w:proofErr w:type="spellEnd"/>
      <w:r w:rsidRPr="00F32034">
        <w:t xml:space="preserve"> Mobile Fabric Console</w:t>
      </w:r>
      <w:bookmarkEnd w:id="38"/>
      <w:bookmarkEnd w:id="39"/>
    </w:p>
    <w:p w14:paraId="3A535C9B" w14:textId="77777777" w:rsidR="005006D6" w:rsidRDefault="00B5147C" w:rsidP="005006D6">
      <w:pPr>
        <w:pStyle w:val="DocH2"/>
      </w:pPr>
      <w:bookmarkStart w:id="40" w:name="_Toc468288969"/>
      <w:r>
        <w:t xml:space="preserve">5.1. </w:t>
      </w:r>
      <w:r w:rsidR="00DC557B">
        <w:t>Setup Firebase Cloud Messaging</w:t>
      </w:r>
      <w:bookmarkEnd w:id="40"/>
    </w:p>
    <w:p w14:paraId="2B1466F9" w14:textId="77777777" w:rsidR="005006D6" w:rsidRDefault="005006D6" w:rsidP="005006D6">
      <w:pPr>
        <w:pStyle w:val="step2"/>
      </w:pPr>
      <w:r>
        <w:t xml:space="preserve">Firebase gives you the tools to develop high-quality apps. We have used </w:t>
      </w:r>
      <w:r w:rsidR="00C021DE" w:rsidRPr="00C021DE">
        <w:rPr>
          <w:b/>
        </w:rPr>
        <w:t>Firebase Cloud Messaging (FCM)</w:t>
      </w:r>
      <w:r w:rsidR="00C021DE">
        <w:rPr>
          <w:b/>
        </w:rPr>
        <w:t xml:space="preserve">, </w:t>
      </w:r>
      <w:r w:rsidR="00C021DE">
        <w:t>which</w:t>
      </w:r>
      <w:r w:rsidR="00C021DE" w:rsidRPr="00C021DE">
        <w:t xml:space="preserve"> is a cross-platform messaging solution that lets you reliably deliver messages at no cost.</w:t>
      </w:r>
    </w:p>
    <w:p w14:paraId="48BF2EEE" w14:textId="77777777" w:rsidR="00411831" w:rsidRDefault="00411831" w:rsidP="005006D6">
      <w:pPr>
        <w:pStyle w:val="step2"/>
      </w:pPr>
    </w:p>
    <w:p w14:paraId="69783D72" w14:textId="77777777" w:rsidR="00C021DE" w:rsidRDefault="00C021DE" w:rsidP="005006D6">
      <w:pPr>
        <w:pStyle w:val="step2"/>
      </w:pPr>
      <w:r>
        <w:t xml:space="preserve">Follow </w:t>
      </w:r>
      <w:r w:rsidR="00B06E46">
        <w:t xml:space="preserve">the </w:t>
      </w:r>
      <w:r>
        <w:t>steps</w:t>
      </w:r>
      <w:r w:rsidR="00B06E46">
        <w:t xml:space="preserve"> below</w:t>
      </w:r>
      <w:r>
        <w:t xml:space="preserve"> to create </w:t>
      </w:r>
      <w:r w:rsidR="00B06E46">
        <w:t xml:space="preserve">a </w:t>
      </w:r>
      <w:r>
        <w:t xml:space="preserve">new </w:t>
      </w:r>
      <w:r w:rsidRPr="00C021DE">
        <w:rPr>
          <w:b/>
        </w:rPr>
        <w:t>Firebase</w:t>
      </w:r>
      <w:r>
        <w:t xml:space="preserve"> project:</w:t>
      </w:r>
    </w:p>
    <w:p w14:paraId="44DA2836" w14:textId="77777777" w:rsidR="00411831" w:rsidRPr="005006D6" w:rsidRDefault="00411831" w:rsidP="005006D6">
      <w:pPr>
        <w:pStyle w:val="step2"/>
      </w:pPr>
    </w:p>
    <w:p w14:paraId="00458BBE" w14:textId="77777777" w:rsidR="008541F2" w:rsidRDefault="00B06E46" w:rsidP="00CE271E">
      <w:pPr>
        <w:pStyle w:val="step3"/>
        <w:numPr>
          <w:ilvl w:val="0"/>
          <w:numId w:val="14"/>
        </w:numPr>
      </w:pPr>
      <w:r>
        <w:t xml:space="preserve">Click on the </w:t>
      </w:r>
      <w:r w:rsidR="00B5147C">
        <w:t xml:space="preserve">URL </w:t>
      </w:r>
      <w:hyperlink r:id="rId25" w:history="1">
        <w:r w:rsidR="00B5147C" w:rsidRPr="00AD3531">
          <w:rPr>
            <w:rStyle w:val="Hyperlink"/>
          </w:rPr>
          <w:t>https://console.firebase.google.com/</w:t>
        </w:r>
      </w:hyperlink>
      <w:r w:rsidR="00B5147C">
        <w:t xml:space="preserve"> in the browser of your local machine to access </w:t>
      </w:r>
      <w:r w:rsidR="00B5147C" w:rsidRPr="00B5147C">
        <w:rPr>
          <w:b/>
        </w:rPr>
        <w:t>Firebase</w:t>
      </w:r>
      <w:r w:rsidR="008541F2">
        <w:t>.</w:t>
      </w:r>
    </w:p>
    <w:p w14:paraId="070EAFA0" w14:textId="77777777" w:rsidR="00B5147C" w:rsidRDefault="008541F2" w:rsidP="008541F2">
      <w:pPr>
        <w:pStyle w:val="step3"/>
        <w:numPr>
          <w:ilvl w:val="0"/>
          <w:numId w:val="21"/>
        </w:numPr>
      </w:pPr>
      <w:r>
        <w:t>L</w:t>
      </w:r>
      <w:r w:rsidR="00B5147C">
        <w:t>ogin using your Google account credentials.</w:t>
      </w:r>
    </w:p>
    <w:p w14:paraId="5974380F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5A9782BC" w14:textId="77777777" w:rsidR="00B5147C" w:rsidRDefault="00B06E46" w:rsidP="00CE271E">
      <w:pPr>
        <w:pStyle w:val="step3"/>
        <w:numPr>
          <w:ilvl w:val="0"/>
          <w:numId w:val="14"/>
        </w:numPr>
      </w:pPr>
      <w:r>
        <w:t xml:space="preserve">Click on the </w:t>
      </w:r>
      <w:r w:rsidR="00B5147C" w:rsidRPr="00B5147C">
        <w:rPr>
          <w:b/>
        </w:rPr>
        <w:t>CREATE NEW PROJECT</w:t>
      </w:r>
      <w:r w:rsidR="00B5147C">
        <w:t xml:space="preserve"> button </w:t>
      </w:r>
      <w:r>
        <w:t xml:space="preserve">in the </w:t>
      </w:r>
      <w:r w:rsidR="00B5147C">
        <w:t xml:space="preserve">Firebase Console to create </w:t>
      </w:r>
      <w:r>
        <w:t xml:space="preserve">a </w:t>
      </w:r>
      <w:r w:rsidR="00B5147C">
        <w:t>new project.</w:t>
      </w:r>
    </w:p>
    <w:p w14:paraId="017F5B6A" w14:textId="77777777" w:rsidR="00411831" w:rsidRDefault="00411831" w:rsidP="00411831">
      <w:pPr>
        <w:pStyle w:val="step3"/>
        <w:numPr>
          <w:ilvl w:val="0"/>
          <w:numId w:val="0"/>
        </w:numPr>
      </w:pPr>
    </w:p>
    <w:p w14:paraId="0DE2A151" w14:textId="77777777" w:rsidR="00B5147C" w:rsidRDefault="00B06E46" w:rsidP="00CE271E">
      <w:pPr>
        <w:pStyle w:val="step3"/>
        <w:numPr>
          <w:ilvl w:val="0"/>
          <w:numId w:val="14"/>
        </w:numPr>
      </w:pPr>
      <w:r>
        <w:t xml:space="preserve">In the </w:t>
      </w:r>
      <w:r w:rsidR="00B5147C" w:rsidRPr="00E367E2">
        <w:rPr>
          <w:b/>
        </w:rPr>
        <w:t>Create Project</w:t>
      </w:r>
      <w:r w:rsidR="00B5147C">
        <w:t xml:space="preserve"> popup window</w:t>
      </w:r>
      <w:r w:rsidR="008541F2">
        <w:t>,</w:t>
      </w:r>
      <w:r w:rsidR="00B5147C">
        <w:t xml:space="preserve"> enter </w:t>
      </w:r>
      <w:r>
        <w:t xml:space="preserve">a </w:t>
      </w:r>
      <w:r w:rsidR="00B5147C">
        <w:t xml:space="preserve">suitable </w:t>
      </w:r>
      <w:r w:rsidR="00B5147C" w:rsidRPr="00E367E2">
        <w:rPr>
          <w:b/>
        </w:rPr>
        <w:t>Project Name</w:t>
      </w:r>
      <w:r w:rsidR="00B5147C">
        <w:t xml:space="preserve">, select </w:t>
      </w:r>
      <w:r>
        <w:t xml:space="preserve">an </w:t>
      </w:r>
      <w:r w:rsidR="00B5147C">
        <w:t xml:space="preserve">appropriate </w:t>
      </w:r>
      <w:r w:rsidR="00E367E2" w:rsidRPr="00E367E2">
        <w:rPr>
          <w:b/>
        </w:rPr>
        <w:t>Country</w:t>
      </w:r>
      <w:r w:rsidR="008541F2">
        <w:rPr>
          <w:b/>
        </w:rPr>
        <w:t>,</w:t>
      </w:r>
      <w:r w:rsidR="00B5147C">
        <w:t xml:space="preserve"> </w:t>
      </w:r>
      <w:proofErr w:type="gramStart"/>
      <w:r w:rsidR="008541F2">
        <w:t>then</w:t>
      </w:r>
      <w:proofErr w:type="gramEnd"/>
      <w:r w:rsidR="008541F2">
        <w:t xml:space="preserve"> </w:t>
      </w:r>
      <w:r>
        <w:t xml:space="preserve">click on the </w:t>
      </w:r>
      <w:r w:rsidR="00B5147C" w:rsidRPr="00E367E2">
        <w:rPr>
          <w:b/>
        </w:rPr>
        <w:t>CREATE PROJECT</w:t>
      </w:r>
      <w:r w:rsidR="00B5147C">
        <w:t xml:space="preserve"> button to register </w:t>
      </w:r>
      <w:r>
        <w:t xml:space="preserve">the </w:t>
      </w:r>
      <w:r w:rsidR="00B5147C">
        <w:t>new project.</w:t>
      </w:r>
    </w:p>
    <w:p w14:paraId="4A534F8E" w14:textId="77777777" w:rsidR="00411831" w:rsidRDefault="00411831" w:rsidP="00411831">
      <w:pPr>
        <w:pStyle w:val="step3"/>
        <w:numPr>
          <w:ilvl w:val="0"/>
          <w:numId w:val="0"/>
        </w:numPr>
      </w:pPr>
    </w:p>
    <w:p w14:paraId="791FE997" w14:textId="77777777" w:rsidR="00E367E2" w:rsidRDefault="00B06E46" w:rsidP="00CE271E">
      <w:pPr>
        <w:pStyle w:val="step3"/>
        <w:numPr>
          <w:ilvl w:val="0"/>
          <w:numId w:val="14"/>
        </w:numPr>
      </w:pPr>
      <w:r>
        <w:t xml:space="preserve">Click on the </w:t>
      </w:r>
      <w:r w:rsidR="00E367E2" w:rsidRPr="00E367E2">
        <w:rPr>
          <w:b/>
        </w:rPr>
        <w:t>Gear</w:t>
      </w:r>
      <w:r w:rsidR="00E367E2">
        <w:t xml:space="preserve"> icon near </w:t>
      </w:r>
      <w:r w:rsidR="008541F2">
        <w:t xml:space="preserve">the </w:t>
      </w:r>
      <w:r w:rsidR="00E367E2">
        <w:t xml:space="preserve">project </w:t>
      </w:r>
      <w:r w:rsidR="008541F2">
        <w:t xml:space="preserve">name, </w:t>
      </w:r>
      <w:r w:rsidR="00E367E2">
        <w:t xml:space="preserve">and select </w:t>
      </w:r>
      <w:r w:rsidR="00E367E2" w:rsidRPr="00E367E2">
        <w:rPr>
          <w:b/>
        </w:rPr>
        <w:t>Project settings</w:t>
      </w:r>
      <w:r w:rsidR="00E367E2">
        <w:t>.</w:t>
      </w:r>
    </w:p>
    <w:p w14:paraId="585136B2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3EAC39C8" w14:textId="77777777" w:rsidR="00E367E2" w:rsidRDefault="00E367E2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057B9245" wp14:editId="70A7099A">
            <wp:extent cx="3429000" cy="1253748"/>
            <wp:effectExtent l="19050" t="19050" r="19050" b="2286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1268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195CE" w14:textId="77777777" w:rsidR="00411831" w:rsidRDefault="00411831">
      <w:pPr>
        <w:rPr>
          <w:rFonts w:ascii="Open Sans" w:eastAsia="Open Sans" w:hAnsi="Open Sans" w:cs="Open Sans"/>
          <w:color w:val="444444"/>
          <w:szCs w:val="24"/>
        </w:rPr>
      </w:pPr>
      <w:r>
        <w:br w:type="page"/>
      </w:r>
    </w:p>
    <w:p w14:paraId="394CEC1C" w14:textId="77777777" w:rsidR="00E367E2" w:rsidRDefault="00E367E2" w:rsidP="00CE271E">
      <w:pPr>
        <w:pStyle w:val="step3"/>
        <w:numPr>
          <w:ilvl w:val="0"/>
          <w:numId w:val="14"/>
        </w:numPr>
      </w:pPr>
      <w:r>
        <w:lastRenderedPageBreak/>
        <w:t xml:space="preserve">Select </w:t>
      </w:r>
      <w:r w:rsidR="000279A7">
        <w:t xml:space="preserve">the </w:t>
      </w:r>
      <w:r w:rsidRPr="00E367E2">
        <w:rPr>
          <w:b/>
        </w:rPr>
        <w:t>CLOUD MESSAGING</w:t>
      </w:r>
      <w:r>
        <w:t xml:space="preserve"> tab </w:t>
      </w:r>
      <w:r w:rsidR="000279A7">
        <w:t xml:space="preserve">in the </w:t>
      </w:r>
      <w:r w:rsidRPr="005006D6">
        <w:rPr>
          <w:b/>
        </w:rPr>
        <w:t>Settings</w:t>
      </w:r>
      <w:r>
        <w:t xml:space="preserve"> </w:t>
      </w:r>
      <w:r w:rsidR="000279A7">
        <w:t xml:space="preserve">window </w:t>
      </w:r>
      <w:r w:rsidR="005006D6">
        <w:t xml:space="preserve">and copy </w:t>
      </w:r>
      <w:r w:rsidR="000279A7">
        <w:t xml:space="preserve">the </w:t>
      </w:r>
      <w:r w:rsidR="005006D6" w:rsidRPr="005006D6">
        <w:rPr>
          <w:b/>
        </w:rPr>
        <w:t>Sender ID</w:t>
      </w:r>
      <w:r w:rsidR="005006D6">
        <w:t xml:space="preserve"> and </w:t>
      </w:r>
      <w:r w:rsidR="005006D6" w:rsidRPr="005006D6">
        <w:rPr>
          <w:b/>
        </w:rPr>
        <w:t>Server key</w:t>
      </w:r>
      <w:r w:rsidR="005006D6">
        <w:rPr>
          <w:b/>
        </w:rPr>
        <w:t xml:space="preserve"> </w:t>
      </w:r>
      <w:r w:rsidR="005006D6">
        <w:t>for future steps</w:t>
      </w:r>
      <w:r w:rsidR="000279A7">
        <w:t>.</w:t>
      </w:r>
    </w:p>
    <w:p w14:paraId="570AB3C7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509FCFAE" w14:textId="77777777" w:rsidR="00E367E2" w:rsidRDefault="005006D6" w:rsidP="00E8721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53283D0C" wp14:editId="49BAE8F9">
            <wp:extent cx="4457700" cy="2018348"/>
            <wp:effectExtent l="19050" t="19050" r="19050" b="203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598" cy="2025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F1FC1" w14:textId="77777777" w:rsidR="00E367E2" w:rsidRDefault="00E367E2" w:rsidP="005006D6">
      <w:pPr>
        <w:pStyle w:val="step3"/>
        <w:numPr>
          <w:ilvl w:val="0"/>
          <w:numId w:val="0"/>
        </w:numPr>
        <w:ind w:left="288" w:hanging="288"/>
      </w:pPr>
    </w:p>
    <w:p w14:paraId="79A1E4E9" w14:textId="77777777" w:rsidR="00411831" w:rsidRDefault="00411831">
      <w:pPr>
        <w:rPr>
          <w:rFonts w:ascii="Open Sans" w:eastAsia="Open Sans" w:hAnsi="Open Sans" w:cs="Open Sans"/>
          <w:color w:val="444444"/>
          <w:szCs w:val="24"/>
        </w:rPr>
      </w:pPr>
      <w:r>
        <w:br w:type="page"/>
      </w:r>
    </w:p>
    <w:p w14:paraId="52D7A884" w14:textId="77777777" w:rsidR="00497814" w:rsidRPr="00497814" w:rsidRDefault="00497814" w:rsidP="00497814">
      <w:pPr>
        <w:pStyle w:val="DocH2"/>
      </w:pPr>
      <w:bookmarkStart w:id="41" w:name="_Toc468288970"/>
      <w:r>
        <w:lastRenderedPageBreak/>
        <w:t xml:space="preserve">5.2. </w:t>
      </w:r>
      <w:r w:rsidR="0023550C">
        <w:t xml:space="preserve">Setup </w:t>
      </w:r>
      <w:proofErr w:type="spellStart"/>
      <w:r w:rsidR="00DC557B">
        <w:t>Kony</w:t>
      </w:r>
      <w:proofErr w:type="spellEnd"/>
      <w:r w:rsidR="00DC557B">
        <w:t xml:space="preserve"> </w:t>
      </w:r>
      <w:proofErr w:type="spellStart"/>
      <w:r w:rsidR="00DC557B">
        <w:t>MobileFabric</w:t>
      </w:r>
      <w:proofErr w:type="spellEnd"/>
      <w:r w:rsidR="00074238">
        <w:t xml:space="preserve"> App</w:t>
      </w:r>
      <w:bookmarkEnd w:id="41"/>
    </w:p>
    <w:p w14:paraId="3668C31E" w14:textId="277B21BD" w:rsidR="00F32034" w:rsidRPr="004D4929" w:rsidRDefault="00A75BAF" w:rsidP="00CE271E">
      <w:pPr>
        <w:pStyle w:val="step3"/>
        <w:numPr>
          <w:ilvl w:val="0"/>
          <w:numId w:val="12"/>
        </w:numPr>
        <w:rPr>
          <w:b/>
        </w:rPr>
      </w:pPr>
      <w:r>
        <w:t>Click on the</w:t>
      </w:r>
      <w:r w:rsidRPr="004D4929">
        <w:t xml:space="preserve"> </w:t>
      </w:r>
      <w:r w:rsidR="004D4929" w:rsidRPr="004D4929">
        <w:t xml:space="preserve">following URL in the browser of your local machine to access </w:t>
      </w:r>
      <w:r>
        <w:t xml:space="preserve">the </w:t>
      </w:r>
      <w:proofErr w:type="spellStart"/>
      <w:r w:rsidR="004D4929" w:rsidRPr="004D4929">
        <w:rPr>
          <w:b/>
        </w:rPr>
        <w:t>Kony</w:t>
      </w:r>
      <w:proofErr w:type="spellEnd"/>
      <w:r w:rsidR="004D4929" w:rsidRPr="004D4929">
        <w:rPr>
          <w:b/>
        </w:rPr>
        <w:t xml:space="preserve"> </w:t>
      </w:r>
      <w:proofErr w:type="spellStart"/>
      <w:r w:rsidR="004D4929" w:rsidRPr="004D4929">
        <w:rPr>
          <w:b/>
        </w:rPr>
        <w:t>MobileFabric</w:t>
      </w:r>
      <w:proofErr w:type="spellEnd"/>
      <w:r w:rsidR="004D4929" w:rsidRPr="004D4929">
        <w:rPr>
          <w:b/>
        </w:rPr>
        <w:t xml:space="preserve"> Console</w:t>
      </w:r>
      <w:r w:rsidR="004D4929">
        <w:rPr>
          <w:b/>
        </w:rPr>
        <w:t xml:space="preserve">. </w:t>
      </w:r>
      <w:r w:rsidR="004D4929">
        <w:t xml:space="preserve">Replace </w:t>
      </w:r>
      <w:r w:rsidR="008541F2">
        <w:t xml:space="preserve">the </w:t>
      </w:r>
      <w:r w:rsidR="004D4929">
        <w:t xml:space="preserve">token </w:t>
      </w:r>
      <w:r w:rsidR="004D4929" w:rsidRPr="008541F2">
        <w:rPr>
          <w:b/>
        </w:rPr>
        <w:t>&lt;EC2-Public DNS&gt;</w:t>
      </w:r>
      <w:r w:rsidR="004D4929">
        <w:t xml:space="preserve"> with </w:t>
      </w:r>
      <w:r>
        <w:t xml:space="preserve">the </w:t>
      </w:r>
      <w:r w:rsidR="004D4929">
        <w:t xml:space="preserve">Public DNS of </w:t>
      </w:r>
      <w:r w:rsidR="008541F2">
        <w:t xml:space="preserve">the </w:t>
      </w:r>
      <w:proofErr w:type="spellStart"/>
      <w:r w:rsidR="004D4929">
        <w:t>Kony</w:t>
      </w:r>
      <w:proofErr w:type="spellEnd"/>
      <w:r w:rsidR="004D4929">
        <w:t xml:space="preserve"> </w:t>
      </w:r>
      <w:proofErr w:type="spellStart"/>
      <w:r w:rsidR="004D4929">
        <w:t>MobileFabric</w:t>
      </w:r>
      <w:proofErr w:type="spellEnd"/>
      <w:r w:rsidR="004D4929">
        <w:t xml:space="preserve"> EC2 instance </w:t>
      </w:r>
      <w:r w:rsidR="008541F2">
        <w:t xml:space="preserve">that was </w:t>
      </w:r>
      <w:r w:rsidR="004D4929">
        <w:t xml:space="preserve">created in </w:t>
      </w:r>
      <w:r w:rsidR="004D076D">
        <w:rPr>
          <w:b/>
        </w:rPr>
        <w:t>S</w:t>
      </w:r>
      <w:r w:rsidR="004D4929" w:rsidRPr="008541F2">
        <w:rPr>
          <w:b/>
        </w:rPr>
        <w:t xml:space="preserve">ection 4.7: Setup </w:t>
      </w:r>
      <w:proofErr w:type="spellStart"/>
      <w:r w:rsidR="004D4929" w:rsidRPr="008541F2">
        <w:rPr>
          <w:b/>
        </w:rPr>
        <w:t>Kony</w:t>
      </w:r>
      <w:proofErr w:type="spellEnd"/>
      <w:r w:rsidR="004D4929" w:rsidRPr="008541F2">
        <w:rPr>
          <w:b/>
        </w:rPr>
        <w:t xml:space="preserve"> Mobile Fabric</w:t>
      </w:r>
      <w:ins w:id="42" w:author="Abhinandan" w:date="2016-12-13T17:57:00Z">
        <w:r w:rsidR="00D934B7">
          <w:rPr>
            <w:b/>
          </w:rPr>
          <w:t xml:space="preserve"> </w:t>
        </w:r>
        <w:r w:rsidR="00D934B7" w:rsidRPr="004A3F70">
          <w:rPr>
            <w:rPrChange w:id="43" w:author="Kathryn Gillett" w:date="2016-12-14T22:21:00Z">
              <w:rPr>
                <w:b/>
              </w:rPr>
            </w:rPrChange>
          </w:rPr>
          <w:t>in the</w:t>
        </w:r>
        <w:r w:rsidR="00D934B7">
          <w:rPr>
            <w:b/>
          </w:rPr>
          <w:t xml:space="preserve"> Deployment Guide </w:t>
        </w:r>
      </w:ins>
      <w:ins w:id="44" w:author="Kathryn Gillett" w:date="2016-12-14T22:21:00Z">
        <w:r w:rsidR="004A3F70">
          <w:rPr>
            <w:b/>
          </w:rPr>
          <w:t xml:space="preserve">–- </w:t>
        </w:r>
      </w:ins>
      <w:ins w:id="45" w:author="Abhinandan" w:date="2016-12-13T17:57:00Z">
        <w:r w:rsidR="00D934B7">
          <w:rPr>
            <w:b/>
          </w:rPr>
          <w:t>Part</w:t>
        </w:r>
      </w:ins>
      <w:ins w:id="46" w:author="Kathryn Gillett" w:date="2016-12-14T22:21:00Z">
        <w:r w:rsidR="004A3F70">
          <w:rPr>
            <w:b/>
          </w:rPr>
          <w:t xml:space="preserve"> </w:t>
        </w:r>
      </w:ins>
      <w:ins w:id="47" w:author="Abhinandan" w:date="2016-12-13T17:57:00Z">
        <w:del w:id="48" w:author="Kathryn Gillett" w:date="2016-12-14T22:21:00Z">
          <w:r w:rsidR="00D934B7" w:rsidDel="004A3F70">
            <w:rPr>
              <w:b/>
            </w:rPr>
            <w:delText>-</w:delText>
          </w:r>
        </w:del>
        <w:r w:rsidR="00D934B7">
          <w:rPr>
            <w:b/>
          </w:rPr>
          <w:t xml:space="preserve">2 </w:t>
        </w:r>
        <w:r w:rsidR="00D934B7" w:rsidRPr="004A3F70">
          <w:rPr>
            <w:rPrChange w:id="49" w:author="Kathryn Gillett" w:date="2016-12-14T22:20:00Z">
              <w:rPr>
                <w:b/>
              </w:rPr>
            </w:rPrChange>
          </w:rPr>
          <w:t>of</w:t>
        </w:r>
        <w:r w:rsidR="00D934B7">
          <w:rPr>
            <w:b/>
          </w:rPr>
          <w:t xml:space="preserve"> Project</w:t>
        </w:r>
      </w:ins>
      <w:ins w:id="50" w:author="Kathryn Gillett" w:date="2016-12-14T22:21:00Z">
        <w:r w:rsidR="004A3F70">
          <w:rPr>
            <w:b/>
          </w:rPr>
          <w:t xml:space="preserve"> </w:t>
        </w:r>
      </w:ins>
      <w:ins w:id="51" w:author="Abhinandan" w:date="2016-12-13T17:57:00Z">
        <w:del w:id="52" w:author="Kathryn Gillett" w:date="2016-12-14T22:21:00Z">
          <w:r w:rsidR="00D934B7" w:rsidDel="004A3F70">
            <w:rPr>
              <w:b/>
            </w:rPr>
            <w:delText>-</w:delText>
          </w:r>
        </w:del>
        <w:r w:rsidR="00D934B7">
          <w:rPr>
            <w:b/>
          </w:rPr>
          <w:t>1</w:t>
        </w:r>
      </w:ins>
      <w:r w:rsidR="004D4929">
        <w:t>.</w:t>
      </w:r>
    </w:p>
    <w:p w14:paraId="6C1236B4" w14:textId="77777777" w:rsidR="004D4929" w:rsidRDefault="004D4929" w:rsidP="004D4929">
      <w:pPr>
        <w:pStyle w:val="step3"/>
        <w:numPr>
          <w:ilvl w:val="0"/>
          <w:numId w:val="0"/>
        </w:numPr>
        <w:ind w:left="288" w:hanging="288"/>
      </w:pPr>
    </w:p>
    <w:tbl>
      <w:tblPr>
        <w:tblStyle w:val="TableGrid"/>
        <w:tblW w:w="0" w:type="auto"/>
        <w:tblInd w:w="8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265"/>
      </w:tblGrid>
      <w:tr w:rsidR="004D4929" w14:paraId="7BF2092C" w14:textId="77777777" w:rsidTr="00411831">
        <w:tc>
          <w:tcPr>
            <w:tcW w:w="9265" w:type="dxa"/>
            <w:shd w:val="clear" w:color="auto" w:fill="F2F2F2" w:themeFill="background1" w:themeFillShade="F2"/>
          </w:tcPr>
          <w:p w14:paraId="11C98B4F" w14:textId="77777777" w:rsidR="004D4929" w:rsidRPr="00DC557B" w:rsidRDefault="005E62E7" w:rsidP="002F0A66">
            <w:pPr>
              <w:pStyle w:val="step3"/>
              <w:numPr>
                <w:ilvl w:val="0"/>
                <w:numId w:val="0"/>
              </w:numPr>
            </w:pPr>
            <w:hyperlink w:history="1">
              <w:r w:rsidR="004D4929" w:rsidRPr="00DC557B">
                <w:rPr>
                  <w:rStyle w:val="Hyperlink"/>
                  <w:color w:val="595959" w:themeColor="text1" w:themeTint="A6"/>
                  <w:sz w:val="24"/>
                  <w:u w:val="none"/>
                </w:rPr>
                <w:t>http://&lt;EC2-Public</w:t>
              </w:r>
            </w:hyperlink>
            <w:r w:rsidR="004D4929" w:rsidRPr="00DC557B">
              <w:rPr>
                <w:color w:val="595959" w:themeColor="text1" w:themeTint="A6"/>
                <w:sz w:val="24"/>
              </w:rPr>
              <w:t xml:space="preserve"> DNS&gt;:8080/</w:t>
            </w:r>
            <w:proofErr w:type="spellStart"/>
            <w:r w:rsidR="004D4929" w:rsidRPr="00DC557B">
              <w:rPr>
                <w:color w:val="595959" w:themeColor="text1" w:themeTint="A6"/>
                <w:sz w:val="24"/>
              </w:rPr>
              <w:t>mfconsole</w:t>
            </w:r>
            <w:proofErr w:type="spellEnd"/>
            <w:r w:rsidR="004D4929" w:rsidRPr="00DC557B">
              <w:rPr>
                <w:color w:val="595959" w:themeColor="text1" w:themeTint="A6"/>
                <w:sz w:val="24"/>
              </w:rPr>
              <w:t>/</w:t>
            </w:r>
          </w:p>
        </w:tc>
      </w:tr>
    </w:tbl>
    <w:p w14:paraId="0F56D506" w14:textId="77777777" w:rsidR="004D4929" w:rsidRPr="004D4929" w:rsidRDefault="004D4929" w:rsidP="004D4929">
      <w:pPr>
        <w:pStyle w:val="step3"/>
        <w:numPr>
          <w:ilvl w:val="0"/>
          <w:numId w:val="0"/>
        </w:numPr>
        <w:ind w:left="288" w:hanging="288"/>
        <w:rPr>
          <w:b/>
        </w:rPr>
      </w:pPr>
    </w:p>
    <w:p w14:paraId="1136FA5C" w14:textId="642F9E2F" w:rsidR="004D4929" w:rsidRPr="004D4929" w:rsidRDefault="004D4929" w:rsidP="004D4929">
      <w:pPr>
        <w:pStyle w:val="step3"/>
      </w:pPr>
      <w:r w:rsidRPr="004D4929">
        <w:t xml:space="preserve">Enter </w:t>
      </w:r>
      <w:ins w:id="53" w:author="Kathryn Gillett" w:date="2016-12-14T22:21:00Z">
        <w:r w:rsidR="004A3F70">
          <w:t xml:space="preserve">the </w:t>
        </w:r>
      </w:ins>
      <w:r w:rsidRPr="004D4929">
        <w:t xml:space="preserve">following credentials to login </w:t>
      </w:r>
      <w:r w:rsidR="00A75BAF">
        <w:t>to the</w:t>
      </w:r>
      <w:r w:rsidR="00A75BAF" w:rsidRPr="004D4929">
        <w:t xml:space="preserve"> </w:t>
      </w:r>
      <w:proofErr w:type="spellStart"/>
      <w:r w:rsidRPr="004D4929">
        <w:t>MobileFabric</w:t>
      </w:r>
      <w:proofErr w:type="spellEnd"/>
      <w:r w:rsidRPr="004D4929">
        <w:t xml:space="preserve"> Console:</w:t>
      </w:r>
    </w:p>
    <w:p w14:paraId="052F5139" w14:textId="77777777" w:rsidR="004D4929" w:rsidRPr="004D4929" w:rsidRDefault="004D4929" w:rsidP="00CE271E">
      <w:pPr>
        <w:pStyle w:val="step3"/>
        <w:numPr>
          <w:ilvl w:val="0"/>
          <w:numId w:val="13"/>
        </w:numPr>
        <w:rPr>
          <w:lang w:eastAsia="en-IN"/>
        </w:rPr>
      </w:pPr>
      <w:r w:rsidRPr="004D4929">
        <w:rPr>
          <w:b/>
        </w:rPr>
        <w:t>Email:</w:t>
      </w:r>
      <w:r w:rsidRPr="004D4929">
        <w:t xml:space="preserve"> </w:t>
      </w:r>
      <w:proofErr w:type="spellStart"/>
      <w:r w:rsidRPr="004D4929">
        <w:rPr>
          <w:lang w:eastAsia="en-IN"/>
        </w:rPr>
        <w:t>admin@localhost</w:t>
      </w:r>
      <w:proofErr w:type="spellEnd"/>
    </w:p>
    <w:p w14:paraId="034BBB39" w14:textId="77777777" w:rsidR="004D4929" w:rsidRPr="004D4929" w:rsidRDefault="004D4929" w:rsidP="00CE271E">
      <w:pPr>
        <w:pStyle w:val="step3"/>
        <w:numPr>
          <w:ilvl w:val="0"/>
          <w:numId w:val="13"/>
        </w:numPr>
      </w:pPr>
      <w:r w:rsidRPr="004D4929">
        <w:rPr>
          <w:b/>
          <w:lang w:eastAsia="en-IN"/>
        </w:rPr>
        <w:t>Password:</w:t>
      </w:r>
      <w:r w:rsidRPr="004D4929">
        <w:rPr>
          <w:lang w:eastAsia="en-IN"/>
        </w:rPr>
        <w:t xml:space="preserve"> M&lt;your AWS instance id&gt; but use '=' in place of ‘-‘. (</w:t>
      </w:r>
      <w:proofErr w:type="gramStart"/>
      <w:r w:rsidRPr="004D4929">
        <w:rPr>
          <w:lang w:eastAsia="en-IN"/>
        </w:rPr>
        <w:t>e.g</w:t>
      </w:r>
      <w:proofErr w:type="gramEnd"/>
      <w:r w:rsidRPr="004D4929">
        <w:rPr>
          <w:lang w:eastAsia="en-IN"/>
        </w:rPr>
        <w:t xml:space="preserve">. </w:t>
      </w:r>
      <w:proofErr w:type="spellStart"/>
      <w:r w:rsidRPr="004D4929">
        <w:rPr>
          <w:lang w:eastAsia="en-IN"/>
        </w:rPr>
        <w:t>Mi</w:t>
      </w:r>
      <w:proofErr w:type="spellEnd"/>
      <w:r w:rsidRPr="004D4929">
        <w:rPr>
          <w:lang w:eastAsia="en-IN"/>
        </w:rPr>
        <w:t>=abcd1234).</w:t>
      </w:r>
    </w:p>
    <w:p w14:paraId="0B5A2013" w14:textId="77777777" w:rsidR="00C32FD8" w:rsidRDefault="00C32FD8"/>
    <w:p w14:paraId="1B8D2C62" w14:textId="77777777" w:rsidR="00C32FD8" w:rsidRDefault="00DC557B" w:rsidP="002F73E5">
      <w:pPr>
        <w:pStyle w:val="step2"/>
      </w:pPr>
      <w:r>
        <w:t xml:space="preserve">Follow </w:t>
      </w:r>
      <w:r w:rsidR="00A75BAF">
        <w:t xml:space="preserve">the </w:t>
      </w:r>
      <w:r>
        <w:t xml:space="preserve">steps </w:t>
      </w:r>
      <w:r w:rsidR="00A75BAF">
        <w:t xml:space="preserve">below </w:t>
      </w:r>
      <w:r>
        <w:t xml:space="preserve">to create </w:t>
      </w:r>
      <w:r w:rsidR="00A75BAF">
        <w:t xml:space="preserve">a </w:t>
      </w:r>
      <w:proofErr w:type="spellStart"/>
      <w:r>
        <w:t>Kony</w:t>
      </w:r>
      <w:proofErr w:type="spellEnd"/>
      <w:r>
        <w:t xml:space="preserve"> </w:t>
      </w:r>
      <w:proofErr w:type="spellStart"/>
      <w:r>
        <w:t>MobileFabric</w:t>
      </w:r>
      <w:proofErr w:type="spellEnd"/>
      <w:r>
        <w:t xml:space="preserve"> app.</w:t>
      </w:r>
    </w:p>
    <w:p w14:paraId="11EC6DE8" w14:textId="77777777" w:rsidR="002F73E5" w:rsidRDefault="002F73E5" w:rsidP="002F73E5">
      <w:pPr>
        <w:pStyle w:val="step2"/>
      </w:pPr>
    </w:p>
    <w:p w14:paraId="36411E5B" w14:textId="77777777" w:rsidR="00DC557B" w:rsidRDefault="00DC557B" w:rsidP="00DC557B">
      <w:pPr>
        <w:pStyle w:val="step3"/>
      </w:pPr>
      <w:r>
        <w:t xml:space="preserve">Click </w:t>
      </w:r>
      <w:r w:rsidR="00A75BAF">
        <w:t xml:space="preserve">on the </w:t>
      </w:r>
      <w:r w:rsidRPr="00DC557B">
        <w:rPr>
          <w:b/>
        </w:rPr>
        <w:t>Apps</w:t>
      </w:r>
      <w:r>
        <w:t xml:space="preserve"> menu </w:t>
      </w:r>
      <w:r w:rsidR="00A75BAF">
        <w:t xml:space="preserve">on the </w:t>
      </w:r>
      <w:r>
        <w:t xml:space="preserve">left navigation panel and </w:t>
      </w:r>
      <w:r w:rsidR="00A75BAF">
        <w:t xml:space="preserve">click on the </w:t>
      </w:r>
      <w:r w:rsidRPr="00DC557B">
        <w:rPr>
          <w:b/>
        </w:rPr>
        <w:t>ADD NEW</w:t>
      </w:r>
      <w:r>
        <w:t xml:space="preserve"> button to create </w:t>
      </w:r>
      <w:r w:rsidR="00A75BAF">
        <w:t xml:space="preserve">a </w:t>
      </w:r>
      <w:r>
        <w:t>new app.</w:t>
      </w:r>
    </w:p>
    <w:p w14:paraId="7B366CAC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71F4024F" w14:textId="77777777" w:rsidR="00DC557B" w:rsidRDefault="00DC557B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22887CB7" wp14:editId="69252D4D">
            <wp:extent cx="3181350" cy="1965712"/>
            <wp:effectExtent l="19050" t="19050" r="19050" b="1587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9548" cy="1976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98C68" w14:textId="77777777" w:rsidR="00D077D7" w:rsidRDefault="00D077D7" w:rsidP="00DC557B">
      <w:pPr>
        <w:pStyle w:val="step3"/>
        <w:numPr>
          <w:ilvl w:val="0"/>
          <w:numId w:val="0"/>
        </w:numPr>
        <w:ind w:left="288"/>
      </w:pPr>
    </w:p>
    <w:p w14:paraId="3E5C476D" w14:textId="77777777" w:rsidR="00DC557B" w:rsidRDefault="00DC557B" w:rsidP="00DC557B">
      <w:pPr>
        <w:pStyle w:val="step3"/>
      </w:pPr>
      <w:r>
        <w:t xml:space="preserve">Click on </w:t>
      </w:r>
      <w:r w:rsidR="00A75BAF">
        <w:t xml:space="preserve">the </w:t>
      </w:r>
      <w:r>
        <w:t xml:space="preserve">App name to bring </w:t>
      </w:r>
      <w:r w:rsidR="00A75BAF">
        <w:t xml:space="preserve">up an </w:t>
      </w:r>
      <w:r>
        <w:t xml:space="preserve">editable field and enter </w:t>
      </w:r>
      <w:r w:rsidR="00A75BAF">
        <w:t xml:space="preserve">an </w:t>
      </w:r>
      <w:r>
        <w:t>appropriate app name.</w:t>
      </w:r>
    </w:p>
    <w:p w14:paraId="752CEBAC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575A25D6" w14:textId="77777777" w:rsidR="00F2125A" w:rsidRDefault="00F2125A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5247E559" wp14:editId="2B366345">
            <wp:extent cx="3027853" cy="1381125"/>
            <wp:effectExtent l="19050" t="19050" r="2032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256" cy="139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A626D" w14:textId="77777777" w:rsidR="00D077D7" w:rsidRDefault="00D077D7" w:rsidP="00F2125A">
      <w:pPr>
        <w:pStyle w:val="step3"/>
        <w:numPr>
          <w:ilvl w:val="0"/>
          <w:numId w:val="0"/>
        </w:numPr>
        <w:ind w:left="288"/>
      </w:pPr>
    </w:p>
    <w:p w14:paraId="644EC7B6" w14:textId="77777777" w:rsidR="00F2125A" w:rsidRDefault="00227937" w:rsidP="00F2125A">
      <w:pPr>
        <w:pStyle w:val="step3"/>
      </w:pPr>
      <w:r>
        <w:t xml:space="preserve">In the </w:t>
      </w:r>
      <w:r w:rsidR="00F2125A" w:rsidRPr="00F2125A">
        <w:rPr>
          <w:b/>
        </w:rPr>
        <w:t>Configure Services</w:t>
      </w:r>
      <w:r w:rsidR="00F2125A">
        <w:t xml:space="preserve"> tab, select </w:t>
      </w:r>
      <w:r>
        <w:t xml:space="preserve">the </w:t>
      </w:r>
      <w:r w:rsidR="00F2125A" w:rsidRPr="00F2125A">
        <w:rPr>
          <w:b/>
        </w:rPr>
        <w:t>Engagement</w:t>
      </w:r>
      <w:r w:rsidR="00F2125A" w:rsidRPr="00F2125A">
        <w:t xml:space="preserve"> sub</w:t>
      </w:r>
      <w:r>
        <w:t>-</w:t>
      </w:r>
      <w:r w:rsidR="00F2125A" w:rsidRPr="00F2125A">
        <w:t xml:space="preserve">tab. Expand </w:t>
      </w:r>
      <w:r w:rsidR="00F2125A" w:rsidRPr="00F2125A">
        <w:rPr>
          <w:b/>
        </w:rPr>
        <w:t>Android</w:t>
      </w:r>
      <w:r w:rsidR="00F2125A">
        <w:t xml:space="preserve"> to enter </w:t>
      </w:r>
      <w:r>
        <w:t xml:space="preserve">the </w:t>
      </w:r>
      <w:r w:rsidR="00F2125A">
        <w:t xml:space="preserve">details for </w:t>
      </w:r>
      <w:r>
        <w:t xml:space="preserve">the </w:t>
      </w:r>
      <w:r w:rsidR="00F2125A">
        <w:t>Firebase Cloud Messaging service for Android devices</w:t>
      </w:r>
      <w:r w:rsidR="00F2125A" w:rsidRPr="00F2125A">
        <w:t>.</w:t>
      </w:r>
    </w:p>
    <w:p w14:paraId="3D508256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54A4E253" w14:textId="77777777" w:rsidR="00F2125A" w:rsidRDefault="00F2125A" w:rsidP="00D077D7">
      <w:pPr>
        <w:pStyle w:val="ste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08B2309" wp14:editId="54CBE95C">
            <wp:extent cx="4365966" cy="1790700"/>
            <wp:effectExtent l="19050" t="19050" r="15875" b="1905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688" cy="1803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B7620" w14:textId="77777777" w:rsidR="00D077D7" w:rsidRDefault="00D077D7" w:rsidP="00F2125A">
      <w:pPr>
        <w:pStyle w:val="step3"/>
        <w:numPr>
          <w:ilvl w:val="0"/>
          <w:numId w:val="0"/>
        </w:numPr>
        <w:ind w:left="288"/>
      </w:pPr>
    </w:p>
    <w:p w14:paraId="053F79A7" w14:textId="77777777" w:rsidR="001452A7" w:rsidRDefault="001452A7" w:rsidP="001452A7">
      <w:pPr>
        <w:pStyle w:val="step3"/>
      </w:pPr>
      <w:r>
        <w:t>In</w:t>
      </w:r>
      <w:r w:rsidR="00973EE4">
        <w:t xml:space="preserve"> the</w:t>
      </w:r>
      <w:r>
        <w:t xml:space="preserve"> Android device tab fill </w:t>
      </w:r>
      <w:r w:rsidR="00973EE4">
        <w:t xml:space="preserve">in the </w:t>
      </w:r>
      <w:r>
        <w:t xml:space="preserve">following details and </w:t>
      </w:r>
      <w:r w:rsidR="00973EE4">
        <w:t xml:space="preserve">click on the </w:t>
      </w:r>
      <w:r w:rsidRPr="00B64263">
        <w:rPr>
          <w:b/>
        </w:rPr>
        <w:t>SAVE</w:t>
      </w:r>
      <w:r>
        <w:t xml:space="preserve"> button to register Firebase Cloud Messaging.</w:t>
      </w:r>
    </w:p>
    <w:p w14:paraId="6F2AAED7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538270A1" w14:textId="77777777" w:rsidR="00F2125A" w:rsidRDefault="001452A7" w:rsidP="001452A7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2DC44723" wp14:editId="5DE9E5F3">
            <wp:extent cx="5456090" cy="1371600"/>
            <wp:effectExtent l="19050" t="19050" r="11430" b="1905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810" cy="1380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7BA83" w14:textId="77777777" w:rsidR="001452A7" w:rsidRDefault="001452A7" w:rsidP="001452A7">
      <w:pPr>
        <w:pStyle w:val="step3"/>
        <w:numPr>
          <w:ilvl w:val="0"/>
          <w:numId w:val="0"/>
        </w:numPr>
        <w:ind w:left="288" w:hanging="288"/>
      </w:pPr>
    </w:p>
    <w:p w14:paraId="652B0E40" w14:textId="77777777" w:rsidR="001452A7" w:rsidRDefault="001452A7" w:rsidP="00CE271E">
      <w:pPr>
        <w:pStyle w:val="step3"/>
        <w:numPr>
          <w:ilvl w:val="0"/>
          <w:numId w:val="15"/>
        </w:numPr>
      </w:pPr>
      <w:r w:rsidRPr="001452A7">
        <w:rPr>
          <w:b/>
        </w:rPr>
        <w:t>Select Network:</w:t>
      </w:r>
      <w:r>
        <w:t xml:space="preserve"> Google Cloud Messaging (GCM)</w:t>
      </w:r>
    </w:p>
    <w:p w14:paraId="3FCEA536" w14:textId="77777777" w:rsidR="001452A7" w:rsidRDefault="001452A7" w:rsidP="00CE271E">
      <w:pPr>
        <w:pStyle w:val="step3"/>
        <w:numPr>
          <w:ilvl w:val="0"/>
          <w:numId w:val="15"/>
        </w:numPr>
      </w:pPr>
      <w:r w:rsidRPr="001452A7">
        <w:rPr>
          <w:b/>
        </w:rPr>
        <w:t>GCM Authentication Key:</w:t>
      </w:r>
      <w:r>
        <w:t xml:space="preserve"> Enter </w:t>
      </w:r>
      <w:r w:rsidRPr="001452A7">
        <w:rPr>
          <w:b/>
        </w:rPr>
        <w:t>Server key</w:t>
      </w:r>
      <w:r>
        <w:t xml:space="preserve"> of </w:t>
      </w:r>
      <w:r w:rsidRPr="001452A7">
        <w:rPr>
          <w:b/>
        </w:rPr>
        <w:t>Firebase Cloud Messaging</w:t>
      </w:r>
      <w:r>
        <w:t xml:space="preserve">. Refer </w:t>
      </w:r>
      <w:r w:rsidR="00973EE4">
        <w:t xml:space="preserve">to </w:t>
      </w:r>
      <w:r w:rsidR="00B64263" w:rsidRPr="0051782C">
        <w:rPr>
          <w:b/>
        </w:rPr>
        <w:t>Step</w:t>
      </w:r>
      <w:r w:rsidRPr="0051782C">
        <w:rPr>
          <w:b/>
        </w:rPr>
        <w:t xml:space="preserve"> 5</w:t>
      </w:r>
      <w:r>
        <w:t xml:space="preserve"> of </w:t>
      </w:r>
      <w:r w:rsidR="0051782C">
        <w:rPr>
          <w:b/>
        </w:rPr>
        <w:t>S</w:t>
      </w:r>
      <w:r w:rsidRPr="00B64263">
        <w:rPr>
          <w:b/>
        </w:rPr>
        <w:t>ection 5.1: Setup Firebase Cloud Messaging.</w:t>
      </w:r>
    </w:p>
    <w:p w14:paraId="75A4DB09" w14:textId="77777777" w:rsidR="00411831" w:rsidRDefault="00411831">
      <w:pPr>
        <w:rPr>
          <w:rFonts w:ascii="Open Sans" w:eastAsia="Open Sans" w:hAnsi="Open Sans" w:cs="Open Sans"/>
          <w:color w:val="444444"/>
          <w:szCs w:val="24"/>
        </w:rPr>
      </w:pPr>
      <w:r>
        <w:br w:type="page"/>
      </w:r>
    </w:p>
    <w:p w14:paraId="5073E0FA" w14:textId="77777777" w:rsidR="001452A7" w:rsidRDefault="0046177D" w:rsidP="001452A7">
      <w:pPr>
        <w:pStyle w:val="step3"/>
      </w:pPr>
      <w:r>
        <w:lastRenderedPageBreak/>
        <w:t xml:space="preserve">Now open </w:t>
      </w:r>
      <w:r w:rsidR="00973EE4">
        <w:t xml:space="preserve">the </w:t>
      </w:r>
      <w:r w:rsidRPr="00411831">
        <w:rPr>
          <w:b/>
        </w:rPr>
        <w:t>Publish</w:t>
      </w:r>
      <w:r>
        <w:t xml:space="preserve"> tab and select </w:t>
      </w:r>
      <w:r w:rsidR="00973EE4">
        <w:t xml:space="preserve">an </w:t>
      </w:r>
      <w:r>
        <w:t>available environment to publish.</w:t>
      </w:r>
    </w:p>
    <w:p w14:paraId="088AC8A4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4F3FEBAE" w14:textId="77777777" w:rsidR="0046177D" w:rsidRDefault="0046177D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71278C1E" wp14:editId="153749DF">
            <wp:extent cx="3038475" cy="1958777"/>
            <wp:effectExtent l="19050" t="19050" r="9525" b="2286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136" cy="1970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16393" w14:textId="77777777" w:rsidR="00D077D7" w:rsidRDefault="00D077D7" w:rsidP="0046177D">
      <w:pPr>
        <w:pStyle w:val="step3"/>
        <w:numPr>
          <w:ilvl w:val="0"/>
          <w:numId w:val="0"/>
        </w:numPr>
        <w:ind w:left="288"/>
      </w:pPr>
    </w:p>
    <w:p w14:paraId="0195F7CA" w14:textId="77777777" w:rsidR="0046177D" w:rsidRDefault="00973EE4" w:rsidP="0046177D">
      <w:pPr>
        <w:pStyle w:val="step3"/>
      </w:pPr>
      <w:r>
        <w:t xml:space="preserve">Click on the </w:t>
      </w:r>
      <w:r w:rsidR="0046177D" w:rsidRPr="0046177D">
        <w:rPr>
          <w:b/>
        </w:rPr>
        <w:t>Next</w:t>
      </w:r>
      <w:r w:rsidR="0046177D">
        <w:t xml:space="preserve"> button</w:t>
      </w:r>
      <w:r>
        <w:t xml:space="preserve"> and</w:t>
      </w:r>
      <w:r w:rsidR="0046177D">
        <w:t xml:space="preserve"> then</w:t>
      </w:r>
      <w:r>
        <w:t xml:space="preserve"> on the</w:t>
      </w:r>
      <w:r w:rsidR="0046177D">
        <w:t xml:space="preserve"> </w:t>
      </w:r>
      <w:r w:rsidR="0046177D" w:rsidRPr="0046177D">
        <w:rPr>
          <w:b/>
        </w:rPr>
        <w:t>SAVE &amp; PUBLISH</w:t>
      </w:r>
      <w:r w:rsidR="0046177D">
        <w:t xml:space="preserve"> button to publish the app.</w:t>
      </w:r>
    </w:p>
    <w:p w14:paraId="714FBDBF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1B2F3F87" w14:textId="77777777" w:rsidR="00513CA3" w:rsidRDefault="00513CA3" w:rsidP="0046177D">
      <w:pPr>
        <w:pStyle w:val="step3"/>
      </w:pPr>
      <w:r>
        <w:t xml:space="preserve">After </w:t>
      </w:r>
      <w:r w:rsidR="00973EE4">
        <w:t xml:space="preserve">a </w:t>
      </w:r>
      <w:r>
        <w:t xml:space="preserve">successful publishing of </w:t>
      </w:r>
      <w:r w:rsidR="00973EE4">
        <w:t xml:space="preserve">an </w:t>
      </w:r>
      <w:r>
        <w:t xml:space="preserve">environment, its status will change from </w:t>
      </w:r>
      <w:r w:rsidRPr="00513CA3">
        <w:rPr>
          <w:b/>
        </w:rPr>
        <w:t>Not Published</w:t>
      </w:r>
      <w:r>
        <w:t xml:space="preserve"> to </w:t>
      </w:r>
      <w:r w:rsidRPr="00513CA3">
        <w:rPr>
          <w:b/>
        </w:rPr>
        <w:t>Published</w:t>
      </w:r>
      <w:r>
        <w:t>.</w:t>
      </w:r>
    </w:p>
    <w:p w14:paraId="7EA4D5B6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14A7A5C0" w14:textId="77777777" w:rsidR="00513CA3" w:rsidRDefault="00513CA3" w:rsidP="00E8721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0519A3F1" wp14:editId="43B3034E">
            <wp:extent cx="3333750" cy="730929"/>
            <wp:effectExtent l="19050" t="19050" r="19050" b="1206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0970" cy="739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E6953" w14:textId="77777777" w:rsidR="00D077D7" w:rsidRDefault="00D077D7" w:rsidP="00513CA3">
      <w:pPr>
        <w:pStyle w:val="step3"/>
        <w:numPr>
          <w:ilvl w:val="0"/>
          <w:numId w:val="0"/>
        </w:numPr>
        <w:ind w:left="288"/>
      </w:pPr>
    </w:p>
    <w:p w14:paraId="386B864B" w14:textId="77777777" w:rsidR="00513CA3" w:rsidRDefault="00513CA3" w:rsidP="00513CA3">
      <w:pPr>
        <w:pStyle w:val="step3"/>
      </w:pPr>
      <w:r>
        <w:t xml:space="preserve">You can get published environments </w:t>
      </w:r>
      <w:r w:rsidR="000424EC">
        <w:t xml:space="preserve">by clicking </w:t>
      </w:r>
      <w:r w:rsidR="00973EE4">
        <w:t xml:space="preserve">on the </w:t>
      </w:r>
      <w:r w:rsidR="000424EC" w:rsidRPr="000424EC">
        <w:rPr>
          <w:b/>
        </w:rPr>
        <w:t>Environments</w:t>
      </w:r>
      <w:r w:rsidR="000424EC">
        <w:t xml:space="preserve"> menu from left navigation panel.</w:t>
      </w:r>
    </w:p>
    <w:p w14:paraId="100BCFE1" w14:textId="77777777" w:rsidR="00D077D7" w:rsidRPr="00F2125A" w:rsidRDefault="00D077D7" w:rsidP="00D077D7">
      <w:pPr>
        <w:pStyle w:val="step3"/>
        <w:numPr>
          <w:ilvl w:val="0"/>
          <w:numId w:val="0"/>
        </w:numPr>
        <w:ind w:left="288"/>
      </w:pPr>
    </w:p>
    <w:p w14:paraId="30329C0B" w14:textId="77777777" w:rsidR="00C32FD8" w:rsidRDefault="00E8721B">
      <w:r>
        <w:t xml:space="preserve"> </w:t>
      </w:r>
      <w:r w:rsidR="000424EC">
        <w:rPr>
          <w:noProof/>
        </w:rPr>
        <w:drawing>
          <wp:inline distT="0" distB="0" distL="0" distR="0" wp14:anchorId="4592AE5D" wp14:editId="2737F643">
            <wp:extent cx="4895850" cy="1877060"/>
            <wp:effectExtent l="19050" t="19050" r="19050" b="2794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06"/>
                    <a:stretch/>
                  </pic:blipFill>
                  <pic:spPr bwMode="auto">
                    <a:xfrm>
                      <a:off x="0" y="0"/>
                      <a:ext cx="4933025" cy="18913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="000424EC">
        <w:t xml:space="preserve">  </w:t>
      </w:r>
    </w:p>
    <w:p w14:paraId="20991968" w14:textId="77777777" w:rsidR="000424EC" w:rsidRDefault="00B64263" w:rsidP="000424EC">
      <w:pPr>
        <w:pStyle w:val="step3"/>
      </w:pPr>
      <w:r>
        <w:t>C</w:t>
      </w:r>
      <w:r w:rsidR="000424EC">
        <w:t xml:space="preserve">lick </w:t>
      </w:r>
      <w:r w:rsidR="00973EE4">
        <w:t xml:space="preserve">on the </w:t>
      </w:r>
      <w:r w:rsidR="000424EC" w:rsidRPr="000424EC">
        <w:rPr>
          <w:b/>
        </w:rPr>
        <w:t>Engagement</w:t>
      </w:r>
      <w:r w:rsidR="000424EC">
        <w:t xml:space="preserve"> icon </w:t>
      </w:r>
      <w:r>
        <w:t>i</w:t>
      </w:r>
      <w:r w:rsidR="000424EC">
        <w:t xml:space="preserve">n </w:t>
      </w:r>
      <w:r w:rsidR="00973EE4">
        <w:t xml:space="preserve">the </w:t>
      </w:r>
      <w:r w:rsidR="000424EC">
        <w:t xml:space="preserve">published environment </w:t>
      </w:r>
      <w:r w:rsidR="00973EE4">
        <w:t xml:space="preserve">window </w:t>
      </w:r>
      <w:r w:rsidR="000424EC">
        <w:t xml:space="preserve">to open </w:t>
      </w:r>
      <w:r w:rsidR="00973EE4">
        <w:t xml:space="preserve">the </w:t>
      </w:r>
      <w:r w:rsidR="000424EC">
        <w:t>Environment</w:t>
      </w:r>
      <w:r w:rsidR="00973EE4">
        <w:t>s</w:t>
      </w:r>
      <w:r w:rsidR="000424EC">
        <w:t xml:space="preserve"> Dashboard.</w:t>
      </w:r>
    </w:p>
    <w:p w14:paraId="2C70623B" w14:textId="77777777" w:rsidR="000424EC" w:rsidRDefault="00973EE4" w:rsidP="000424EC">
      <w:pPr>
        <w:pStyle w:val="step3"/>
        <w:numPr>
          <w:ilvl w:val="0"/>
          <w:numId w:val="0"/>
        </w:numPr>
        <w:ind w:left="288"/>
      </w:pPr>
      <w:r>
        <w:t xml:space="preserve">The </w:t>
      </w:r>
      <w:r w:rsidR="000424EC">
        <w:t>Environment Dashboard displays messaging statistics.</w:t>
      </w:r>
    </w:p>
    <w:p w14:paraId="6E7534CB" w14:textId="77777777" w:rsidR="000424EC" w:rsidRDefault="000424EC" w:rsidP="000424EC">
      <w:pPr>
        <w:pStyle w:val="step3"/>
        <w:numPr>
          <w:ilvl w:val="0"/>
          <w:numId w:val="0"/>
        </w:numPr>
        <w:ind w:left="288"/>
      </w:pPr>
    </w:p>
    <w:p w14:paraId="217734E7" w14:textId="77777777" w:rsidR="00C32FD8" w:rsidRDefault="000424EC" w:rsidP="00411831">
      <w:pPr>
        <w:spacing w:after="0"/>
      </w:pPr>
      <w:r>
        <w:rPr>
          <w:noProof/>
        </w:rPr>
        <w:drawing>
          <wp:inline distT="0" distB="0" distL="0" distR="0" wp14:anchorId="28EF1EF7" wp14:editId="7883AD2A">
            <wp:extent cx="4648200" cy="1644748"/>
            <wp:effectExtent l="19050" t="19050" r="19050" b="1270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2786" cy="1649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5353DC8" w14:textId="77777777" w:rsidR="00411831" w:rsidRDefault="00411831" w:rsidP="00411831">
      <w:pPr>
        <w:spacing w:after="0"/>
      </w:pPr>
    </w:p>
    <w:p w14:paraId="169026E2" w14:textId="77777777" w:rsidR="000424EC" w:rsidRDefault="000424EC" w:rsidP="000424EC">
      <w:pPr>
        <w:pStyle w:val="step3"/>
      </w:pPr>
      <w:r>
        <w:t xml:space="preserve">Click </w:t>
      </w:r>
      <w:r w:rsidR="00973EE4">
        <w:t xml:space="preserve">on the </w:t>
      </w:r>
      <w:r w:rsidRPr="000424EC">
        <w:rPr>
          <w:b/>
        </w:rPr>
        <w:t>Configuration</w:t>
      </w:r>
      <w:r>
        <w:t xml:space="preserve"> menu </w:t>
      </w:r>
      <w:r w:rsidR="000109C4">
        <w:t xml:space="preserve">listed </w:t>
      </w:r>
      <w:r>
        <w:t xml:space="preserve">under </w:t>
      </w:r>
      <w:r w:rsidR="000109C4">
        <w:t xml:space="preserve">the </w:t>
      </w:r>
      <w:r w:rsidRPr="000424EC">
        <w:rPr>
          <w:b/>
        </w:rPr>
        <w:t>Settings</w:t>
      </w:r>
      <w:r>
        <w:t xml:space="preserve"> header </w:t>
      </w:r>
      <w:r w:rsidR="000109C4">
        <w:t xml:space="preserve">in the </w:t>
      </w:r>
      <w:r>
        <w:t>left navigation panel.</w:t>
      </w:r>
    </w:p>
    <w:p w14:paraId="33305E14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61960506" w14:textId="77777777" w:rsidR="000424EC" w:rsidRDefault="000424EC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6E971060" wp14:editId="345C3746">
            <wp:extent cx="2266814" cy="4010025"/>
            <wp:effectExtent l="19050" t="19050" r="1968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9200" cy="4031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B9643" w14:textId="77777777" w:rsidR="00D077D7" w:rsidRDefault="00D077D7" w:rsidP="000424EC">
      <w:pPr>
        <w:pStyle w:val="step3"/>
        <w:numPr>
          <w:ilvl w:val="0"/>
          <w:numId w:val="0"/>
        </w:numPr>
        <w:ind w:left="288"/>
      </w:pPr>
    </w:p>
    <w:p w14:paraId="15D07570" w14:textId="77777777" w:rsidR="000424EC" w:rsidRDefault="000424EC" w:rsidP="000424EC">
      <w:pPr>
        <w:pStyle w:val="step3"/>
      </w:pPr>
      <w:r>
        <w:t xml:space="preserve">On </w:t>
      </w:r>
      <w:r w:rsidR="00B64263">
        <w:t xml:space="preserve">the </w:t>
      </w:r>
      <w:r w:rsidRPr="000424EC">
        <w:rPr>
          <w:b/>
        </w:rPr>
        <w:t>General</w:t>
      </w:r>
      <w:r>
        <w:t xml:space="preserve"> tab, scroll down </w:t>
      </w:r>
      <w:r w:rsidR="002F73E5">
        <w:t xml:space="preserve">the page </w:t>
      </w:r>
      <w:r w:rsidR="000109C4">
        <w:t xml:space="preserve">until </w:t>
      </w:r>
      <w:r w:rsidR="002F73E5">
        <w:t xml:space="preserve">you reach </w:t>
      </w:r>
      <w:r w:rsidR="000109C4">
        <w:t xml:space="preserve">the </w:t>
      </w:r>
      <w:r w:rsidR="002F73E5">
        <w:t xml:space="preserve">end of the page and uncheck </w:t>
      </w:r>
      <w:r w:rsidR="000109C4">
        <w:t xml:space="preserve">the </w:t>
      </w:r>
      <w:r w:rsidR="002F73E5" w:rsidRPr="002F73E5">
        <w:rPr>
          <w:b/>
        </w:rPr>
        <w:t>Authentication for Message API</w:t>
      </w:r>
      <w:r w:rsidR="002F73E5">
        <w:t xml:space="preserve"> checkbox placed under </w:t>
      </w:r>
      <w:r w:rsidR="000109C4">
        <w:t xml:space="preserve">the </w:t>
      </w:r>
      <w:r w:rsidR="002F73E5" w:rsidRPr="002F73E5">
        <w:rPr>
          <w:b/>
        </w:rPr>
        <w:t>Security</w:t>
      </w:r>
      <w:r w:rsidR="002F73E5">
        <w:t xml:space="preserve"> section.</w:t>
      </w:r>
    </w:p>
    <w:p w14:paraId="79360F25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29EFE6E5" w14:textId="77777777" w:rsidR="002F73E5" w:rsidRDefault="002F73E5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lastRenderedPageBreak/>
        <w:drawing>
          <wp:inline distT="0" distB="0" distL="0" distR="0" wp14:anchorId="50C150C5" wp14:editId="23447554">
            <wp:extent cx="4954849" cy="2838450"/>
            <wp:effectExtent l="19050" t="19050" r="17780" b="1905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7" cy="2844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99AC2" w14:textId="77777777" w:rsidR="00411831" w:rsidRDefault="00411831" w:rsidP="00411831">
      <w:pPr>
        <w:pStyle w:val="step3"/>
        <w:numPr>
          <w:ilvl w:val="0"/>
          <w:numId w:val="0"/>
        </w:numPr>
        <w:ind w:left="288" w:hanging="288"/>
      </w:pPr>
    </w:p>
    <w:p w14:paraId="1B32EDD4" w14:textId="77777777" w:rsidR="002F73E5" w:rsidRDefault="00B74504" w:rsidP="002F73E5">
      <w:pPr>
        <w:pStyle w:val="step3"/>
      </w:pPr>
      <w:r>
        <w:t xml:space="preserve">Click on the </w:t>
      </w:r>
      <w:r w:rsidR="002F73E5" w:rsidRPr="002F73E5">
        <w:rPr>
          <w:b/>
        </w:rPr>
        <w:t>Save</w:t>
      </w:r>
      <w:r w:rsidR="002F73E5">
        <w:t xml:space="preserve"> button to update the modified setting.</w:t>
      </w:r>
    </w:p>
    <w:p w14:paraId="0BDAA07B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5D4B4694" w14:textId="77777777" w:rsidR="00EC0883" w:rsidRDefault="00EC0883" w:rsidP="002F73E5">
      <w:pPr>
        <w:pStyle w:val="step3"/>
      </w:pPr>
      <w:r>
        <w:t xml:space="preserve">Click </w:t>
      </w:r>
      <w:r w:rsidR="00B74504">
        <w:t xml:space="preserve">on </w:t>
      </w:r>
      <w:r w:rsidRPr="00EC0883">
        <w:rPr>
          <w:b/>
        </w:rPr>
        <w:t>Apps</w:t>
      </w:r>
      <w:r>
        <w:t xml:space="preserve"> </w:t>
      </w:r>
      <w:r w:rsidR="00B74504">
        <w:t>listed</w:t>
      </w:r>
      <w:r>
        <w:t xml:space="preserve"> under </w:t>
      </w:r>
      <w:r w:rsidR="00B74504">
        <w:t xml:space="preserve">the </w:t>
      </w:r>
      <w:r>
        <w:t xml:space="preserve">Overview header </w:t>
      </w:r>
      <w:r w:rsidR="00B74504">
        <w:t xml:space="preserve">in the </w:t>
      </w:r>
      <w:r>
        <w:t>left navigation panel to get</w:t>
      </w:r>
      <w:r w:rsidR="00B74504">
        <w:t xml:space="preserve"> a </w:t>
      </w:r>
      <w:r>
        <w:t>list of Apps.</w:t>
      </w:r>
    </w:p>
    <w:p w14:paraId="2BDF88F0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39952B9D" w14:textId="77777777" w:rsidR="00D077D7" w:rsidRDefault="00EC0883" w:rsidP="004E7330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1455D03D" wp14:editId="3B227AE5">
            <wp:extent cx="904875" cy="2734016"/>
            <wp:effectExtent l="19050" t="19050" r="9525" b="2857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1670" cy="2754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70A5E" w14:textId="77777777" w:rsidR="00EC0883" w:rsidRDefault="00EC0883" w:rsidP="00EC0883">
      <w:pPr>
        <w:pStyle w:val="step3"/>
      </w:pPr>
      <w:r>
        <w:t xml:space="preserve">Copy </w:t>
      </w:r>
      <w:r w:rsidR="00B74504">
        <w:t xml:space="preserve">the </w:t>
      </w:r>
      <w:r w:rsidRPr="00411831">
        <w:rPr>
          <w:b/>
        </w:rPr>
        <w:t>App Id</w:t>
      </w:r>
      <w:r>
        <w:t xml:space="preserve"> of your desired app for future steps. </w:t>
      </w:r>
      <w:r w:rsidR="00B74504">
        <w:t>The l</w:t>
      </w:r>
      <w:r>
        <w:t xml:space="preserve">ocation of </w:t>
      </w:r>
      <w:r w:rsidR="00B74504">
        <w:t xml:space="preserve">the </w:t>
      </w:r>
      <w:r>
        <w:t xml:space="preserve">App ID is highlighted in </w:t>
      </w:r>
      <w:r w:rsidR="00B74504">
        <w:t xml:space="preserve">the </w:t>
      </w:r>
      <w:r>
        <w:t>image</w:t>
      </w:r>
      <w:r w:rsidR="00B74504">
        <w:t xml:space="preserve"> below</w:t>
      </w:r>
      <w:r>
        <w:t>.</w:t>
      </w:r>
    </w:p>
    <w:p w14:paraId="4B1573F1" w14:textId="77777777" w:rsidR="00D077D7" w:rsidRDefault="00D077D7" w:rsidP="00D077D7">
      <w:pPr>
        <w:pStyle w:val="step3"/>
        <w:numPr>
          <w:ilvl w:val="0"/>
          <w:numId w:val="0"/>
        </w:numPr>
        <w:ind w:left="288"/>
      </w:pPr>
    </w:p>
    <w:p w14:paraId="110DBC72" w14:textId="77777777" w:rsidR="00EC0883" w:rsidRDefault="00EC0883" w:rsidP="004E7330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lastRenderedPageBreak/>
        <w:drawing>
          <wp:inline distT="0" distB="0" distL="0" distR="0" wp14:anchorId="34D168A7" wp14:editId="60A890C1">
            <wp:extent cx="3733800" cy="2051995"/>
            <wp:effectExtent l="19050" t="19050" r="19050" b="2476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7640" cy="2059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3175D" w14:textId="77777777" w:rsidR="00D077D7" w:rsidRDefault="00D077D7" w:rsidP="00EC0883">
      <w:pPr>
        <w:pStyle w:val="step3"/>
        <w:numPr>
          <w:ilvl w:val="0"/>
          <w:numId w:val="0"/>
        </w:numPr>
        <w:ind w:left="288"/>
      </w:pPr>
    </w:p>
    <w:p w14:paraId="2CA41C3C" w14:textId="77777777" w:rsidR="00411831" w:rsidRDefault="00EC0883" w:rsidP="000A64FA">
      <w:pPr>
        <w:pStyle w:val="step3"/>
      </w:pPr>
      <w:r>
        <w:t xml:space="preserve">Click </w:t>
      </w:r>
      <w:r w:rsidR="00B64263">
        <w:t xml:space="preserve">the </w:t>
      </w:r>
      <w:r w:rsidRPr="00411831">
        <w:rPr>
          <w:b/>
        </w:rPr>
        <w:t>API Help</w:t>
      </w:r>
      <w:r>
        <w:t xml:space="preserve"> menu </w:t>
      </w:r>
      <w:r w:rsidR="00B74504">
        <w:t xml:space="preserve">listed </w:t>
      </w:r>
      <w:r>
        <w:t xml:space="preserve">under </w:t>
      </w:r>
      <w:r w:rsidR="00B74504">
        <w:t xml:space="preserve">the </w:t>
      </w:r>
      <w:r w:rsidRPr="00411831">
        <w:rPr>
          <w:b/>
        </w:rPr>
        <w:t>SETTINGS</w:t>
      </w:r>
      <w:r>
        <w:t xml:space="preserve"> header </w:t>
      </w:r>
      <w:r w:rsidR="00B74504">
        <w:t xml:space="preserve">on the </w:t>
      </w:r>
      <w:r>
        <w:t>left navigation panel.</w:t>
      </w:r>
    </w:p>
    <w:p w14:paraId="2EDBEE48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46511ABF" w14:textId="77777777" w:rsidR="00EC0883" w:rsidRDefault="00EC0883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3DC61DE5" wp14:editId="7475B59A">
            <wp:extent cx="771525" cy="3922379"/>
            <wp:effectExtent l="19050" t="19050" r="9525" b="2159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5583" cy="4044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BDC04" w14:textId="77777777" w:rsidR="00D077D7" w:rsidRDefault="00D077D7" w:rsidP="00EC0883">
      <w:pPr>
        <w:pStyle w:val="step3"/>
        <w:numPr>
          <w:ilvl w:val="0"/>
          <w:numId w:val="0"/>
        </w:numPr>
        <w:ind w:left="288"/>
      </w:pPr>
    </w:p>
    <w:p w14:paraId="1AB45BFF" w14:textId="77777777" w:rsidR="0002036A" w:rsidRDefault="0002036A" w:rsidP="0002036A">
      <w:pPr>
        <w:pStyle w:val="step3"/>
      </w:pPr>
      <w:r>
        <w:t xml:space="preserve">Select </w:t>
      </w:r>
      <w:r w:rsidR="00B74504">
        <w:t xml:space="preserve">the </w:t>
      </w:r>
      <w:r w:rsidRPr="0002036A">
        <w:rPr>
          <w:b/>
        </w:rPr>
        <w:t>Message</w:t>
      </w:r>
      <w:r>
        <w:t xml:space="preserve"> tab on </w:t>
      </w:r>
      <w:r w:rsidR="007E5F17">
        <w:t xml:space="preserve">the </w:t>
      </w:r>
      <w:r w:rsidRPr="00411831">
        <w:rPr>
          <w:b/>
        </w:rPr>
        <w:t>API Help</w:t>
      </w:r>
      <w:r>
        <w:t xml:space="preserve"> page and copy </w:t>
      </w:r>
      <w:r w:rsidR="007E5F17">
        <w:t xml:space="preserve">the </w:t>
      </w:r>
      <w:r w:rsidRPr="00411831">
        <w:rPr>
          <w:b/>
        </w:rPr>
        <w:t>Push Message URL</w:t>
      </w:r>
      <w:r>
        <w:t xml:space="preserve"> for future use.</w:t>
      </w:r>
    </w:p>
    <w:p w14:paraId="143A179C" w14:textId="77777777" w:rsidR="00D077D7" w:rsidRDefault="00D077D7" w:rsidP="0002036A">
      <w:pPr>
        <w:pStyle w:val="step3"/>
        <w:numPr>
          <w:ilvl w:val="0"/>
          <w:numId w:val="0"/>
        </w:numPr>
        <w:ind w:left="288"/>
      </w:pPr>
    </w:p>
    <w:p w14:paraId="13A88A93" w14:textId="77777777" w:rsidR="0002036A" w:rsidRDefault="0002036A" w:rsidP="004E7330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lastRenderedPageBreak/>
        <w:drawing>
          <wp:inline distT="0" distB="0" distL="0" distR="0" wp14:anchorId="62C4C5DC" wp14:editId="31E77EEF">
            <wp:extent cx="4495800" cy="2090835"/>
            <wp:effectExtent l="19050" t="19050" r="19050" b="2413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296" cy="2098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3D8E725" w14:textId="77777777" w:rsidR="00F168A0" w:rsidRPr="00F168A0" w:rsidRDefault="0002036A" w:rsidP="00CE271E">
      <w:pPr>
        <w:pStyle w:val="DocH1"/>
        <w:numPr>
          <w:ilvl w:val="0"/>
          <w:numId w:val="11"/>
        </w:numPr>
      </w:pPr>
      <w:bookmarkStart w:id="54" w:name="_Toc468288971"/>
      <w:r>
        <w:lastRenderedPageBreak/>
        <w:t>Install Android Notification App</w:t>
      </w:r>
      <w:bookmarkEnd w:id="54"/>
    </w:p>
    <w:p w14:paraId="732843B1" w14:textId="77777777" w:rsidR="00411831" w:rsidRDefault="0002036A" w:rsidP="00411831">
      <w:pPr>
        <w:pStyle w:val="step3"/>
        <w:numPr>
          <w:ilvl w:val="0"/>
          <w:numId w:val="16"/>
        </w:numPr>
        <w:spacing w:before="240"/>
      </w:pPr>
      <w:r>
        <w:t xml:space="preserve">Install </w:t>
      </w:r>
      <w:r w:rsidR="00D65A11">
        <w:t xml:space="preserve">the </w:t>
      </w:r>
      <w:r>
        <w:t xml:space="preserve">Android Notification App </w:t>
      </w:r>
      <w:r w:rsidR="002D5F85">
        <w:t xml:space="preserve">on your Android device </w:t>
      </w:r>
      <w:r>
        <w:t xml:space="preserve">by using </w:t>
      </w:r>
      <w:r w:rsidR="00D65A11">
        <w:t xml:space="preserve">the </w:t>
      </w:r>
      <w:r>
        <w:t>Android Installation file (</w:t>
      </w:r>
      <w:proofErr w:type="spellStart"/>
      <w:r w:rsidRPr="0002036A">
        <w:rPr>
          <w:b/>
        </w:rPr>
        <w:t>awsbyod.apk</w:t>
      </w:r>
      <w:proofErr w:type="spellEnd"/>
      <w:r>
        <w:t>)</w:t>
      </w:r>
      <w:r w:rsidR="00B64263">
        <w:t>,</w:t>
      </w:r>
      <w:r>
        <w:t xml:space="preserve"> placed in</w:t>
      </w:r>
      <w:r w:rsidR="00D65A11">
        <w:t xml:space="preserve"> the</w:t>
      </w:r>
      <w:r>
        <w:t xml:space="preserve"> </w:t>
      </w:r>
      <w:proofErr w:type="spellStart"/>
      <w:r w:rsidRPr="0002036A">
        <w:rPr>
          <w:b/>
        </w:rPr>
        <w:t>AndroidApp</w:t>
      </w:r>
      <w:proofErr w:type="spellEnd"/>
      <w:r>
        <w:t xml:space="preserve"> folder of </w:t>
      </w:r>
      <w:r w:rsidR="00982246">
        <w:t xml:space="preserve">the </w:t>
      </w:r>
      <w:r>
        <w:t>Project Directory</w:t>
      </w:r>
      <w:r w:rsidR="00982246">
        <w:t xml:space="preserve"> </w:t>
      </w:r>
      <w:r>
        <w:t>(</w:t>
      </w:r>
      <w:proofErr w:type="spellStart"/>
      <w:r>
        <w:t>AmazonImmersion</w:t>
      </w:r>
      <w:proofErr w:type="spellEnd"/>
      <w:r>
        <w:t>)</w:t>
      </w:r>
      <w:r w:rsidR="002D5F85">
        <w:t>,</w:t>
      </w:r>
      <w:r>
        <w:t xml:space="preserve"> </w:t>
      </w:r>
      <w:r w:rsidR="00B64263">
        <w:t>(C</w:t>
      </w:r>
      <w:r>
        <w:t xml:space="preserve">loned in </w:t>
      </w:r>
      <w:r w:rsidR="00982246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instance.</w:t>
      </w:r>
      <w:r w:rsidR="00B64263">
        <w:t>)</w:t>
      </w:r>
    </w:p>
    <w:p w14:paraId="6AB9C18D" w14:textId="77777777" w:rsidR="00411831" w:rsidRDefault="00411831" w:rsidP="00411831">
      <w:pPr>
        <w:pStyle w:val="step3"/>
        <w:numPr>
          <w:ilvl w:val="0"/>
          <w:numId w:val="0"/>
        </w:numPr>
        <w:ind w:left="288"/>
      </w:pPr>
    </w:p>
    <w:p w14:paraId="73433FEC" w14:textId="77777777" w:rsidR="002D5F85" w:rsidRDefault="002D5F85" w:rsidP="00CE271E">
      <w:pPr>
        <w:pStyle w:val="step3"/>
        <w:numPr>
          <w:ilvl w:val="0"/>
          <w:numId w:val="16"/>
        </w:numPr>
      </w:pPr>
      <w:r>
        <w:t xml:space="preserve">Enter </w:t>
      </w:r>
      <w:r w:rsidR="00B64263">
        <w:t xml:space="preserve">the </w:t>
      </w:r>
      <w:r>
        <w:t>following properties in</w:t>
      </w:r>
      <w:r w:rsidR="00982246">
        <w:t xml:space="preserve"> the</w:t>
      </w:r>
      <w:r>
        <w:t xml:space="preserve"> installed Android App and </w:t>
      </w:r>
      <w:r w:rsidR="00982246">
        <w:t xml:space="preserve">click on </w:t>
      </w:r>
      <w:r w:rsidRPr="002D5F85">
        <w:rPr>
          <w:b/>
        </w:rPr>
        <w:t>DONE</w:t>
      </w:r>
      <w:r>
        <w:t xml:space="preserve"> to </w:t>
      </w:r>
      <w:r w:rsidR="00B64263">
        <w:t xml:space="preserve">successfully receive </w:t>
      </w:r>
      <w:r>
        <w:t>notifications.</w:t>
      </w:r>
    </w:p>
    <w:p w14:paraId="75F82AAE" w14:textId="77777777" w:rsidR="00411831" w:rsidRDefault="00411831" w:rsidP="00411831">
      <w:pPr>
        <w:pStyle w:val="step3"/>
        <w:numPr>
          <w:ilvl w:val="0"/>
          <w:numId w:val="0"/>
        </w:numPr>
      </w:pPr>
    </w:p>
    <w:p w14:paraId="4C8A4F6B" w14:textId="77777777" w:rsidR="00271AED" w:rsidRDefault="00271AED" w:rsidP="00411831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drawing>
          <wp:inline distT="0" distB="0" distL="0" distR="0" wp14:anchorId="18FD73E3" wp14:editId="4E5395DE">
            <wp:extent cx="1458620" cy="2749525"/>
            <wp:effectExtent l="38100" t="19050" r="27280" b="127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16" cy="27549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59F99" w14:textId="77777777" w:rsidR="00411831" w:rsidRDefault="00411831" w:rsidP="00411831">
      <w:pPr>
        <w:pStyle w:val="step3"/>
        <w:numPr>
          <w:ilvl w:val="0"/>
          <w:numId w:val="0"/>
        </w:numPr>
        <w:ind w:left="288" w:hanging="288"/>
      </w:pPr>
    </w:p>
    <w:p w14:paraId="6598A7B7" w14:textId="77777777" w:rsidR="002D5F85" w:rsidRPr="002D5F85" w:rsidRDefault="002D5F85" w:rsidP="00CE271E">
      <w:pPr>
        <w:pStyle w:val="step3"/>
        <w:numPr>
          <w:ilvl w:val="0"/>
          <w:numId w:val="17"/>
        </w:numPr>
        <w:rPr>
          <w:b/>
        </w:rPr>
      </w:pPr>
      <w:r w:rsidRPr="002D5F85">
        <w:rPr>
          <w:b/>
        </w:rPr>
        <w:t>Engagement URL:</w:t>
      </w:r>
      <w:r>
        <w:rPr>
          <w:b/>
        </w:rPr>
        <w:t xml:space="preserve"> </w:t>
      </w:r>
      <w:r>
        <w:t xml:space="preserve">Enter </w:t>
      </w:r>
      <w:r w:rsidR="00982246">
        <w:t xml:space="preserve">the </w:t>
      </w:r>
      <w:r>
        <w:t xml:space="preserve">following URL. However, replace token </w:t>
      </w:r>
      <w:r w:rsidRPr="00F168A0">
        <w:rPr>
          <w:b/>
        </w:rPr>
        <w:t>&lt;EC2_Public DNS&gt;</w:t>
      </w:r>
      <w:r>
        <w:t xml:space="preserve"> with the Public DNS of </w:t>
      </w:r>
      <w:proofErr w:type="spellStart"/>
      <w:r>
        <w:t>Kony</w:t>
      </w:r>
      <w:proofErr w:type="spellEnd"/>
      <w:r>
        <w:t xml:space="preserve"> </w:t>
      </w:r>
      <w:proofErr w:type="spellStart"/>
      <w:r>
        <w:t>MobileFabric</w:t>
      </w:r>
      <w:proofErr w:type="spellEnd"/>
      <w:r>
        <w:t xml:space="preserve"> EC2 instance.</w:t>
      </w:r>
    </w:p>
    <w:p w14:paraId="2C67107E" w14:textId="77777777" w:rsidR="002D5F85" w:rsidRDefault="005E62E7" w:rsidP="002D5F85">
      <w:pPr>
        <w:pStyle w:val="step3"/>
        <w:numPr>
          <w:ilvl w:val="0"/>
          <w:numId w:val="0"/>
        </w:numPr>
        <w:ind w:left="288"/>
        <w:rPr>
          <w:b/>
          <w:color w:val="595959" w:themeColor="text1" w:themeTint="A6"/>
        </w:rPr>
      </w:pPr>
      <w:hyperlink w:history="1">
        <w:r w:rsidR="002D5F85" w:rsidRPr="00F168A0">
          <w:rPr>
            <w:rStyle w:val="Hyperlink"/>
            <w:b/>
            <w:color w:val="595959" w:themeColor="text1" w:themeTint="A6"/>
            <w:u w:val="none"/>
          </w:rPr>
          <w:t>http://&lt;EC2_Public</w:t>
        </w:r>
      </w:hyperlink>
      <w:r w:rsidR="002D5F85" w:rsidRPr="00F168A0">
        <w:rPr>
          <w:b/>
          <w:color w:val="595959" w:themeColor="text1" w:themeTint="A6"/>
        </w:rPr>
        <w:t xml:space="preserve"> DNS&gt;:8080/</w:t>
      </w:r>
      <w:proofErr w:type="spellStart"/>
      <w:r w:rsidR="002D5F85" w:rsidRPr="00F168A0">
        <w:rPr>
          <w:b/>
          <w:color w:val="595959" w:themeColor="text1" w:themeTint="A6"/>
        </w:rPr>
        <w:t>kpns</w:t>
      </w:r>
      <w:proofErr w:type="spellEnd"/>
    </w:p>
    <w:p w14:paraId="08F072AA" w14:textId="77777777" w:rsidR="00411831" w:rsidRPr="00F168A0" w:rsidRDefault="00411831" w:rsidP="002D5F85">
      <w:pPr>
        <w:pStyle w:val="step3"/>
        <w:numPr>
          <w:ilvl w:val="0"/>
          <w:numId w:val="0"/>
        </w:numPr>
        <w:ind w:left="288"/>
        <w:rPr>
          <w:b/>
          <w:color w:val="595959" w:themeColor="text1" w:themeTint="A6"/>
        </w:rPr>
      </w:pPr>
    </w:p>
    <w:p w14:paraId="0B6BA2C7" w14:textId="77777777" w:rsidR="002D5F85" w:rsidRPr="00411831" w:rsidRDefault="002D5F85" w:rsidP="00CE271E">
      <w:pPr>
        <w:pStyle w:val="step3"/>
        <w:numPr>
          <w:ilvl w:val="0"/>
          <w:numId w:val="17"/>
        </w:numPr>
        <w:rPr>
          <w:b/>
        </w:rPr>
      </w:pPr>
      <w:r w:rsidRPr="002D5F85">
        <w:rPr>
          <w:b/>
        </w:rPr>
        <w:t>Application ID:</w:t>
      </w:r>
      <w:r w:rsidR="00F168A0">
        <w:rPr>
          <w:b/>
        </w:rPr>
        <w:t xml:space="preserve"> </w:t>
      </w:r>
      <w:r w:rsidR="00F168A0" w:rsidRPr="00F168A0">
        <w:t xml:space="preserve">Enter </w:t>
      </w:r>
      <w:r w:rsidR="00982246">
        <w:t xml:space="preserve">the </w:t>
      </w:r>
      <w:proofErr w:type="spellStart"/>
      <w:r w:rsidR="00F168A0" w:rsidRPr="00F168A0">
        <w:t>Kony</w:t>
      </w:r>
      <w:proofErr w:type="spellEnd"/>
      <w:r w:rsidR="00F168A0" w:rsidRPr="00F168A0">
        <w:t xml:space="preserve"> </w:t>
      </w:r>
      <w:proofErr w:type="spellStart"/>
      <w:r w:rsidR="00F168A0" w:rsidRPr="00F168A0">
        <w:t>MobileFabric</w:t>
      </w:r>
      <w:proofErr w:type="spellEnd"/>
      <w:r w:rsidR="00F168A0" w:rsidRPr="00F168A0">
        <w:t xml:space="preserve"> App ID</w:t>
      </w:r>
      <w:r w:rsidR="00F168A0">
        <w:t xml:space="preserve"> obtained in </w:t>
      </w:r>
      <w:r w:rsidR="00B22A74" w:rsidRPr="0051782C">
        <w:rPr>
          <w:b/>
        </w:rPr>
        <w:t>Step</w:t>
      </w:r>
      <w:r w:rsidR="00F168A0" w:rsidRPr="0051782C">
        <w:rPr>
          <w:b/>
        </w:rPr>
        <w:t xml:space="preserve"> 16</w:t>
      </w:r>
      <w:r w:rsidR="00F168A0">
        <w:t xml:space="preserve"> of </w:t>
      </w:r>
      <w:r w:rsidR="004D076D">
        <w:rPr>
          <w:b/>
        </w:rPr>
        <w:t>S</w:t>
      </w:r>
      <w:r w:rsidR="00F168A0" w:rsidRPr="00B22A74">
        <w:rPr>
          <w:b/>
        </w:rPr>
        <w:t>ection 5.2.</w:t>
      </w:r>
    </w:p>
    <w:p w14:paraId="3B50568E" w14:textId="77777777" w:rsidR="00411831" w:rsidRPr="002D5F85" w:rsidRDefault="00411831" w:rsidP="00411831">
      <w:pPr>
        <w:pStyle w:val="step3"/>
        <w:numPr>
          <w:ilvl w:val="0"/>
          <w:numId w:val="0"/>
        </w:numPr>
        <w:ind w:left="288"/>
        <w:rPr>
          <w:b/>
        </w:rPr>
      </w:pPr>
    </w:p>
    <w:p w14:paraId="14154A26" w14:textId="77777777" w:rsidR="002D5F85" w:rsidRPr="00B22A74" w:rsidRDefault="002D5F85" w:rsidP="00CE271E">
      <w:pPr>
        <w:pStyle w:val="step3"/>
        <w:numPr>
          <w:ilvl w:val="0"/>
          <w:numId w:val="17"/>
        </w:numPr>
        <w:rPr>
          <w:b/>
        </w:rPr>
      </w:pPr>
      <w:r w:rsidRPr="002D5F85">
        <w:rPr>
          <w:b/>
        </w:rPr>
        <w:t>GCM Sender ID:</w:t>
      </w:r>
      <w:r w:rsidR="00F168A0">
        <w:rPr>
          <w:b/>
        </w:rPr>
        <w:t xml:space="preserve"> </w:t>
      </w:r>
      <w:r w:rsidR="00F168A0">
        <w:t xml:space="preserve">Enter </w:t>
      </w:r>
      <w:r w:rsidR="00982246">
        <w:t xml:space="preserve">the </w:t>
      </w:r>
      <w:r w:rsidR="00F168A0">
        <w:t xml:space="preserve">Firebase Cloud Messaging Services App ID obtained in </w:t>
      </w:r>
      <w:r w:rsidR="00B22A74" w:rsidRPr="0051782C">
        <w:rPr>
          <w:b/>
        </w:rPr>
        <w:t>Step</w:t>
      </w:r>
      <w:r w:rsidR="00F168A0" w:rsidRPr="0051782C">
        <w:rPr>
          <w:b/>
        </w:rPr>
        <w:t xml:space="preserve"> 5</w:t>
      </w:r>
      <w:r w:rsidR="00F168A0">
        <w:t xml:space="preserve"> of </w:t>
      </w:r>
      <w:r w:rsidR="0051782C">
        <w:rPr>
          <w:b/>
        </w:rPr>
        <w:t>S</w:t>
      </w:r>
      <w:r w:rsidR="00F168A0" w:rsidRPr="00B22A74">
        <w:rPr>
          <w:b/>
        </w:rPr>
        <w:t>ection 5.1: Setup Firebase Cloud Messaging.</w:t>
      </w:r>
    </w:p>
    <w:p w14:paraId="0FCA4F00" w14:textId="77777777" w:rsidR="00F168A0" w:rsidRPr="00F168A0" w:rsidRDefault="00F168A0" w:rsidP="00F168A0">
      <w:pPr>
        <w:pStyle w:val="step3"/>
        <w:numPr>
          <w:ilvl w:val="0"/>
          <w:numId w:val="0"/>
        </w:numPr>
        <w:ind w:left="288"/>
        <w:rPr>
          <w:b/>
        </w:rPr>
      </w:pPr>
    </w:p>
    <w:p w14:paraId="5F457982" w14:textId="77777777" w:rsidR="00F168A0" w:rsidRDefault="00982246" w:rsidP="00F168A0">
      <w:pPr>
        <w:pStyle w:val="step3"/>
        <w:numPr>
          <w:ilvl w:val="0"/>
          <w:numId w:val="0"/>
        </w:numPr>
        <w:ind w:left="288"/>
      </w:pPr>
      <w:r>
        <w:t>Y</w:t>
      </w:r>
      <w:r w:rsidR="00F168A0">
        <w:t xml:space="preserve">our Android device is </w:t>
      </w:r>
      <w:r>
        <w:t xml:space="preserve">now </w:t>
      </w:r>
      <w:r w:rsidR="00F168A0">
        <w:t>ready to receive storm forecast notifications sen</w:t>
      </w:r>
      <w:r w:rsidR="00B22A74">
        <w:t>t</w:t>
      </w:r>
      <w:r w:rsidR="00F168A0">
        <w:t xml:space="preserve"> by </w:t>
      </w:r>
      <w:r>
        <w:t xml:space="preserve">the </w:t>
      </w:r>
      <w:r w:rsidR="00F168A0">
        <w:t>AWS BYOD app.</w:t>
      </w:r>
    </w:p>
    <w:p w14:paraId="07534726" w14:textId="77777777" w:rsidR="00F168A0" w:rsidRDefault="00F168A0" w:rsidP="00F168A0">
      <w:pPr>
        <w:pStyle w:val="step3"/>
        <w:numPr>
          <w:ilvl w:val="0"/>
          <w:numId w:val="0"/>
        </w:numPr>
        <w:ind w:left="288"/>
      </w:pPr>
    </w:p>
    <w:p w14:paraId="20DD24E5" w14:textId="77777777" w:rsidR="00B165BF" w:rsidRDefault="00F168A0" w:rsidP="00CE271E">
      <w:pPr>
        <w:pStyle w:val="DocH1"/>
        <w:numPr>
          <w:ilvl w:val="0"/>
          <w:numId w:val="11"/>
        </w:numPr>
      </w:pPr>
      <w:bookmarkStart w:id="55" w:name="_Toc468288972"/>
      <w:r>
        <w:lastRenderedPageBreak/>
        <w:t xml:space="preserve">Configure Web Application </w:t>
      </w:r>
      <w:r w:rsidR="00B165BF">
        <w:t>for sending</w:t>
      </w:r>
      <w:r>
        <w:t xml:space="preserve"> notifications </w:t>
      </w:r>
      <w:r w:rsidR="00B165BF">
        <w:t>to</w:t>
      </w:r>
      <w:r>
        <w:t xml:space="preserve"> </w:t>
      </w:r>
      <w:proofErr w:type="spellStart"/>
      <w:r>
        <w:t>Kony</w:t>
      </w:r>
      <w:proofErr w:type="spellEnd"/>
      <w:r>
        <w:t xml:space="preserve"> </w:t>
      </w:r>
      <w:proofErr w:type="spellStart"/>
      <w:r>
        <w:t>MobileFabric</w:t>
      </w:r>
      <w:proofErr w:type="spellEnd"/>
      <w:r>
        <w:t xml:space="preserve"> App.</w:t>
      </w:r>
      <w:bookmarkEnd w:id="55"/>
    </w:p>
    <w:p w14:paraId="5EDD1F7C" w14:textId="77777777" w:rsidR="00B165BF" w:rsidRPr="00B165BF" w:rsidRDefault="00B165BF" w:rsidP="00B165BF">
      <w:pPr>
        <w:pStyle w:val="step3"/>
        <w:numPr>
          <w:ilvl w:val="0"/>
          <w:numId w:val="0"/>
        </w:numPr>
        <w:spacing w:before="240"/>
        <w:ind w:left="288"/>
      </w:pPr>
      <w:r w:rsidRPr="00B165BF">
        <w:rPr>
          <w:b/>
        </w:rPr>
        <w:t>Note:</w:t>
      </w:r>
      <w:r>
        <w:t xml:space="preserve"> Before executing </w:t>
      </w:r>
      <w:r w:rsidR="00DD6679">
        <w:t>the following</w:t>
      </w:r>
      <w:r w:rsidR="00B22A74">
        <w:t xml:space="preserve">, make sure you </w:t>
      </w:r>
      <w:r>
        <w:t xml:space="preserve">have completed </w:t>
      </w:r>
      <w:r w:rsidR="00B22A74">
        <w:t>all the steps in</w:t>
      </w:r>
      <w:r>
        <w:t xml:space="preserve"> Project 2</w:t>
      </w:r>
      <w:r w:rsidR="00DD6679">
        <w:t>.</w:t>
      </w:r>
    </w:p>
    <w:p w14:paraId="640DBE06" w14:textId="77777777" w:rsidR="00E8721B" w:rsidRDefault="00F168A0" w:rsidP="00E8721B">
      <w:pPr>
        <w:pStyle w:val="step3"/>
        <w:numPr>
          <w:ilvl w:val="0"/>
          <w:numId w:val="18"/>
        </w:numPr>
        <w:spacing w:before="240"/>
      </w:pPr>
      <w:r>
        <w:t xml:space="preserve"> </w:t>
      </w:r>
      <w:r w:rsidR="00B165BF">
        <w:t xml:space="preserve">Make </w:t>
      </w:r>
      <w:r w:rsidR="00580C73">
        <w:t xml:space="preserve">a </w:t>
      </w:r>
      <w:r w:rsidR="00B165BF">
        <w:t xml:space="preserve">remote desktop connection to </w:t>
      </w:r>
      <w:r w:rsidR="00580C73">
        <w:t xml:space="preserve">the </w:t>
      </w:r>
      <w:r w:rsidR="00B165BF" w:rsidRPr="00DD6679">
        <w:rPr>
          <w:b/>
        </w:rPr>
        <w:t xml:space="preserve">TIBCO </w:t>
      </w:r>
      <w:proofErr w:type="spellStart"/>
      <w:r w:rsidR="00B165BF" w:rsidRPr="00DD6679">
        <w:rPr>
          <w:b/>
        </w:rPr>
        <w:t>Spotfire</w:t>
      </w:r>
      <w:proofErr w:type="spellEnd"/>
      <w:r w:rsidR="00B165BF">
        <w:t xml:space="preserve"> instance.</w:t>
      </w:r>
    </w:p>
    <w:p w14:paraId="7E3FCE2F" w14:textId="77777777" w:rsidR="00E8721B" w:rsidRDefault="00E8721B" w:rsidP="00E8721B">
      <w:pPr>
        <w:pStyle w:val="step3"/>
        <w:numPr>
          <w:ilvl w:val="0"/>
          <w:numId w:val="0"/>
        </w:numPr>
      </w:pPr>
    </w:p>
    <w:p w14:paraId="70D5D164" w14:textId="77777777" w:rsidR="00F168A0" w:rsidRDefault="00B165BF" w:rsidP="00CE271E">
      <w:pPr>
        <w:pStyle w:val="step3"/>
        <w:numPr>
          <w:ilvl w:val="0"/>
          <w:numId w:val="18"/>
        </w:numPr>
      </w:pPr>
      <w:r>
        <w:t>Stop</w:t>
      </w:r>
      <w:r w:rsidR="00B22A74">
        <w:t xml:space="preserve"> </w:t>
      </w:r>
      <w:r w:rsidR="00580C73">
        <w:t>the</w:t>
      </w:r>
      <w:r>
        <w:t xml:space="preserve"> </w:t>
      </w:r>
      <w:r w:rsidRPr="00E8721B">
        <w:rPr>
          <w:b/>
        </w:rPr>
        <w:t>Tomcat server</w:t>
      </w:r>
      <w:r>
        <w:t xml:space="preserve"> on </w:t>
      </w:r>
      <w:r w:rsidR="00580C73">
        <w:t xml:space="preserve">the </w:t>
      </w:r>
      <w:r>
        <w:t xml:space="preserve">TIBCO </w:t>
      </w:r>
      <w:proofErr w:type="spellStart"/>
      <w:r>
        <w:t>Spotfire</w:t>
      </w:r>
      <w:proofErr w:type="spellEnd"/>
      <w:r>
        <w:t xml:space="preserve"> instance</w:t>
      </w:r>
      <w:r w:rsidR="00580C73">
        <w:t>,</w:t>
      </w:r>
      <w:r>
        <w:t xml:space="preserve"> if it </w:t>
      </w:r>
      <w:r w:rsidR="00B22A74">
        <w:t xml:space="preserve">was </w:t>
      </w:r>
      <w:r>
        <w:t>running.</w:t>
      </w:r>
    </w:p>
    <w:p w14:paraId="55CECDF5" w14:textId="77777777" w:rsidR="00E8721B" w:rsidRDefault="00E8721B" w:rsidP="00E8721B">
      <w:pPr>
        <w:pStyle w:val="step3"/>
        <w:numPr>
          <w:ilvl w:val="0"/>
          <w:numId w:val="0"/>
        </w:numPr>
      </w:pPr>
    </w:p>
    <w:p w14:paraId="79C007BE" w14:textId="77777777" w:rsidR="00B165BF" w:rsidRDefault="00B165BF" w:rsidP="00CE271E">
      <w:pPr>
        <w:pStyle w:val="step3"/>
        <w:numPr>
          <w:ilvl w:val="0"/>
          <w:numId w:val="18"/>
        </w:numPr>
      </w:pPr>
      <w:r>
        <w:t>Open</w:t>
      </w:r>
      <w:r w:rsidR="00DD6679">
        <w:t xml:space="preserve"> </w:t>
      </w:r>
      <w:r w:rsidR="00580C73">
        <w:t>the</w:t>
      </w:r>
      <w:r>
        <w:t xml:space="preserve"> </w:t>
      </w:r>
      <w:proofErr w:type="spellStart"/>
      <w:r w:rsidRPr="00B165BF">
        <w:rPr>
          <w:b/>
        </w:rPr>
        <w:t>webapps</w:t>
      </w:r>
      <w:proofErr w:type="spellEnd"/>
      <w:r>
        <w:t xml:space="preserve"> folder </w:t>
      </w:r>
      <w:r w:rsidR="00580C73">
        <w:t xml:space="preserve">located </w:t>
      </w:r>
      <w:r>
        <w:t>in</w:t>
      </w:r>
      <w:r w:rsidR="00580C73">
        <w:t xml:space="preserve"> the</w:t>
      </w:r>
      <w:r>
        <w:t xml:space="preserve"> </w:t>
      </w:r>
      <w:r w:rsidRPr="00B165BF">
        <w:rPr>
          <w:b/>
        </w:rPr>
        <w:t>Tomcat installation directory</w:t>
      </w:r>
      <w:r w:rsidR="00580C73">
        <w:rPr>
          <w:b/>
        </w:rPr>
        <w:t>.</w:t>
      </w:r>
      <w:r>
        <w:t xml:space="preserve"> (i.e. </w:t>
      </w:r>
      <w:r w:rsidRPr="00B165BF">
        <w:t>C:\Program Files\Apache Software Foundation\Tomcat 8.5\</w:t>
      </w:r>
      <w:proofErr w:type="spellStart"/>
      <w:r w:rsidRPr="00B165BF">
        <w:t>webapps</w:t>
      </w:r>
      <w:proofErr w:type="spellEnd"/>
      <w:r>
        <w:t>)</w:t>
      </w:r>
    </w:p>
    <w:p w14:paraId="56F5F8C3" w14:textId="77777777" w:rsidR="00E8721B" w:rsidRDefault="00E8721B" w:rsidP="00E8721B">
      <w:pPr>
        <w:pStyle w:val="step3"/>
        <w:numPr>
          <w:ilvl w:val="0"/>
          <w:numId w:val="0"/>
        </w:numPr>
      </w:pPr>
    </w:p>
    <w:p w14:paraId="35552AAE" w14:textId="77777777" w:rsidR="00B165BF" w:rsidRDefault="00DD6679" w:rsidP="00CE271E">
      <w:pPr>
        <w:pStyle w:val="step3"/>
        <w:numPr>
          <w:ilvl w:val="0"/>
          <w:numId w:val="18"/>
        </w:numPr>
      </w:pPr>
      <w:r>
        <w:t>N</w:t>
      </w:r>
      <w:r w:rsidR="00B165BF">
        <w:t>avigate to</w:t>
      </w:r>
      <w:r w:rsidR="00580C73">
        <w:t xml:space="preserve"> the</w:t>
      </w:r>
      <w:r w:rsidR="00B165BF">
        <w:t xml:space="preserve"> </w:t>
      </w:r>
      <w:proofErr w:type="spellStart"/>
      <w:r w:rsidR="00B165BF" w:rsidRPr="005437AC">
        <w:rPr>
          <w:b/>
        </w:rPr>
        <w:t>AmazonByod</w:t>
      </w:r>
      <w:proofErr w:type="spellEnd"/>
      <w:r w:rsidR="00B165BF" w:rsidRPr="005437AC">
        <w:rPr>
          <w:b/>
        </w:rPr>
        <w:t xml:space="preserve"> &gt; WEB-INF &gt; classes</w:t>
      </w:r>
      <w:r w:rsidR="00B165BF">
        <w:t xml:space="preserve"> folder and open</w:t>
      </w:r>
      <w:r w:rsidR="00580C73">
        <w:t xml:space="preserve"> </w:t>
      </w:r>
      <w:proofErr w:type="gramStart"/>
      <w:r w:rsidR="00580C73">
        <w:t xml:space="preserve">the </w:t>
      </w:r>
      <w:r w:rsidR="00B165BF">
        <w:t xml:space="preserve"> </w:t>
      </w:r>
      <w:proofErr w:type="spellStart"/>
      <w:r w:rsidR="00B165BF" w:rsidRPr="005437AC">
        <w:rPr>
          <w:b/>
        </w:rPr>
        <w:t>ProjectConf.properties</w:t>
      </w:r>
      <w:proofErr w:type="spellEnd"/>
      <w:proofErr w:type="gramEnd"/>
      <w:r w:rsidR="00B165BF">
        <w:t xml:space="preserve"> file to update </w:t>
      </w:r>
      <w:r w:rsidR="00580C73">
        <w:t xml:space="preserve">the </w:t>
      </w:r>
      <w:r w:rsidR="00B165BF">
        <w:t>settings for</w:t>
      </w:r>
      <w:r w:rsidR="00580C73">
        <w:t xml:space="preserve"> the</w:t>
      </w:r>
      <w:r w:rsidR="00B165BF">
        <w:t xml:space="preserve"> </w:t>
      </w:r>
      <w:proofErr w:type="spellStart"/>
      <w:r w:rsidR="005437AC">
        <w:t>Kony</w:t>
      </w:r>
      <w:proofErr w:type="spellEnd"/>
      <w:r w:rsidR="005437AC">
        <w:t xml:space="preserve"> </w:t>
      </w:r>
      <w:proofErr w:type="spellStart"/>
      <w:r w:rsidR="005437AC">
        <w:t>MobileFabric</w:t>
      </w:r>
      <w:proofErr w:type="spellEnd"/>
      <w:r w:rsidR="005437AC">
        <w:t xml:space="preserve"> app.</w:t>
      </w:r>
    </w:p>
    <w:p w14:paraId="1F5326E3" w14:textId="77777777" w:rsidR="00E8721B" w:rsidRDefault="00E8721B" w:rsidP="00E8721B">
      <w:pPr>
        <w:pStyle w:val="step3"/>
        <w:numPr>
          <w:ilvl w:val="0"/>
          <w:numId w:val="0"/>
        </w:numPr>
      </w:pPr>
    </w:p>
    <w:p w14:paraId="5407857D" w14:textId="77777777" w:rsidR="005437AC" w:rsidRDefault="005437AC" w:rsidP="00CE271E">
      <w:pPr>
        <w:pStyle w:val="step3"/>
        <w:numPr>
          <w:ilvl w:val="0"/>
          <w:numId w:val="18"/>
        </w:numPr>
      </w:pPr>
      <w:r>
        <w:t xml:space="preserve">Replace </w:t>
      </w:r>
      <w:r w:rsidR="000A64FA">
        <w:t xml:space="preserve">the </w:t>
      </w:r>
      <w:r>
        <w:t xml:space="preserve">following tokens in the properties file and </w:t>
      </w:r>
      <w:r w:rsidRPr="00DD6679">
        <w:rPr>
          <w:b/>
        </w:rPr>
        <w:t>save</w:t>
      </w:r>
      <w:r>
        <w:t xml:space="preserve"> it.</w:t>
      </w:r>
    </w:p>
    <w:p w14:paraId="3F990100" w14:textId="77777777" w:rsidR="00E8721B" w:rsidRDefault="00E8721B" w:rsidP="00E8721B">
      <w:pPr>
        <w:pStyle w:val="step3"/>
        <w:numPr>
          <w:ilvl w:val="0"/>
          <w:numId w:val="0"/>
        </w:numPr>
      </w:pPr>
    </w:p>
    <w:p w14:paraId="6BC828C0" w14:textId="77777777" w:rsidR="005437AC" w:rsidRDefault="005437AC" w:rsidP="00CE271E">
      <w:pPr>
        <w:pStyle w:val="step3"/>
        <w:numPr>
          <w:ilvl w:val="0"/>
          <w:numId w:val="19"/>
        </w:numPr>
      </w:pPr>
      <w:r w:rsidRPr="005437AC">
        <w:rPr>
          <w:b/>
        </w:rPr>
        <w:t>&lt;</w:t>
      </w:r>
      <w:r>
        <w:rPr>
          <w:b/>
        </w:rPr>
        <w:t>KONY</w:t>
      </w:r>
      <w:r w:rsidRPr="005437AC">
        <w:rPr>
          <w:b/>
        </w:rPr>
        <w:t>_URL&gt;:</w:t>
      </w:r>
      <w:r>
        <w:t xml:space="preserve"> Replace this token with </w:t>
      </w:r>
      <w:r w:rsidR="006E514D">
        <w:t xml:space="preserve">the </w:t>
      </w:r>
      <w:r w:rsidRPr="005437AC">
        <w:rPr>
          <w:b/>
        </w:rPr>
        <w:t>Push Messaging URL</w:t>
      </w:r>
      <w:r>
        <w:t xml:space="preserve"> </w:t>
      </w:r>
      <w:r w:rsidRPr="005437AC">
        <w:t>of</w:t>
      </w:r>
      <w:r w:rsidR="006E514D">
        <w:t xml:space="preserve"> the</w:t>
      </w:r>
      <w:r>
        <w:rPr>
          <w:b/>
        </w:rPr>
        <w:t xml:space="preserve"> </w:t>
      </w:r>
      <w:proofErr w:type="spellStart"/>
      <w:r>
        <w:rPr>
          <w:b/>
        </w:rPr>
        <w:t>Kony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MobileFabric</w:t>
      </w:r>
      <w:proofErr w:type="spellEnd"/>
      <w:r>
        <w:rPr>
          <w:b/>
        </w:rPr>
        <w:t xml:space="preserve"> App </w:t>
      </w:r>
      <w:r>
        <w:t xml:space="preserve">obtained in </w:t>
      </w:r>
      <w:r w:rsidR="00DD6679" w:rsidRPr="0051782C">
        <w:rPr>
          <w:b/>
        </w:rPr>
        <w:t>Step</w:t>
      </w:r>
      <w:r w:rsidRPr="0051782C">
        <w:rPr>
          <w:b/>
        </w:rPr>
        <w:t xml:space="preserve"> 18</w:t>
      </w:r>
      <w:r>
        <w:t xml:space="preserve"> of </w:t>
      </w:r>
      <w:r w:rsidR="0051782C">
        <w:rPr>
          <w:b/>
        </w:rPr>
        <w:t>Se</w:t>
      </w:r>
      <w:r w:rsidRPr="00DD6679">
        <w:rPr>
          <w:b/>
        </w:rPr>
        <w:t>ction 5.2</w:t>
      </w:r>
      <w:r>
        <w:t>.</w:t>
      </w:r>
    </w:p>
    <w:p w14:paraId="78D04016" w14:textId="77777777" w:rsidR="005437AC" w:rsidRDefault="005437AC" w:rsidP="00CE271E">
      <w:pPr>
        <w:pStyle w:val="step3"/>
        <w:numPr>
          <w:ilvl w:val="0"/>
          <w:numId w:val="19"/>
        </w:numPr>
      </w:pPr>
      <w:r>
        <w:rPr>
          <w:b/>
        </w:rPr>
        <w:t>&lt;KONY_APP_ID&gt;:</w:t>
      </w:r>
      <w:r>
        <w:t xml:space="preserve"> </w:t>
      </w:r>
      <w:r w:rsidRPr="005437AC">
        <w:t>Replace this token with</w:t>
      </w:r>
      <w:r w:rsidR="006E514D">
        <w:t xml:space="preserve"> the</w:t>
      </w:r>
      <w:r>
        <w:rPr>
          <w:b/>
        </w:rPr>
        <w:t xml:space="preserve"> </w:t>
      </w:r>
      <w:proofErr w:type="spellStart"/>
      <w:r>
        <w:rPr>
          <w:b/>
        </w:rPr>
        <w:t>Kony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MobileFabric</w:t>
      </w:r>
      <w:proofErr w:type="spellEnd"/>
      <w:r>
        <w:rPr>
          <w:b/>
        </w:rPr>
        <w:t xml:space="preserve"> App ID </w:t>
      </w:r>
      <w:r>
        <w:t xml:space="preserve">obtained in </w:t>
      </w:r>
      <w:r w:rsidR="00B22A74" w:rsidRPr="0051782C">
        <w:rPr>
          <w:b/>
        </w:rPr>
        <w:t>Step</w:t>
      </w:r>
      <w:r w:rsidRPr="0051782C">
        <w:rPr>
          <w:b/>
        </w:rPr>
        <w:t xml:space="preserve"> 16</w:t>
      </w:r>
      <w:r>
        <w:t xml:space="preserve"> of </w:t>
      </w:r>
      <w:r w:rsidR="0051782C">
        <w:rPr>
          <w:b/>
        </w:rPr>
        <w:t>Section</w:t>
      </w:r>
      <w:r w:rsidR="0051782C" w:rsidRPr="00DD6679">
        <w:rPr>
          <w:b/>
        </w:rPr>
        <w:t xml:space="preserve"> </w:t>
      </w:r>
      <w:r w:rsidRPr="00DD6679">
        <w:rPr>
          <w:b/>
        </w:rPr>
        <w:t>5.2.</w:t>
      </w:r>
    </w:p>
    <w:p w14:paraId="68379363" w14:textId="77777777" w:rsidR="00074238" w:rsidRDefault="00074238" w:rsidP="00074238">
      <w:pPr>
        <w:pStyle w:val="step3"/>
        <w:numPr>
          <w:ilvl w:val="0"/>
          <w:numId w:val="0"/>
        </w:numPr>
        <w:ind w:left="288"/>
        <w:rPr>
          <w:b/>
        </w:rPr>
      </w:pPr>
    </w:p>
    <w:p w14:paraId="371E1F7F" w14:textId="77777777" w:rsidR="00074238" w:rsidRDefault="00074238" w:rsidP="00074238">
      <w:pPr>
        <w:pStyle w:val="step3"/>
        <w:numPr>
          <w:ilvl w:val="0"/>
          <w:numId w:val="0"/>
        </w:numPr>
        <w:ind w:left="288"/>
      </w:pPr>
      <w:r>
        <w:rPr>
          <w:b/>
        </w:rPr>
        <w:t xml:space="preserve">Note: </w:t>
      </w:r>
      <w:r w:rsidR="00831B6A" w:rsidRPr="00831B6A">
        <w:t>I</w:t>
      </w:r>
      <w:r w:rsidRPr="00831B6A">
        <w:t xml:space="preserve">f </w:t>
      </w:r>
      <w:r w:rsidR="00831B6A" w:rsidRPr="00831B6A">
        <w:t xml:space="preserve">any </w:t>
      </w:r>
      <w:r w:rsidR="00831B6A">
        <w:t>component instance</w:t>
      </w:r>
      <w:r w:rsidR="00831B6A" w:rsidRPr="00831B6A">
        <w:t xml:space="preserve"> used in </w:t>
      </w:r>
      <w:r w:rsidR="006E514D">
        <w:t xml:space="preserve">a </w:t>
      </w:r>
      <w:r w:rsidR="00831B6A" w:rsidRPr="00831B6A">
        <w:t xml:space="preserve">project is restarted, then update the properties </w:t>
      </w:r>
      <w:r w:rsidR="00831B6A">
        <w:t xml:space="preserve">file </w:t>
      </w:r>
      <w:r w:rsidR="00831B6A" w:rsidRPr="00831B6A">
        <w:t>accordingly.</w:t>
      </w:r>
    </w:p>
    <w:p w14:paraId="19AB1F82" w14:textId="77777777" w:rsidR="00E8721B" w:rsidRDefault="00E8721B" w:rsidP="00074238">
      <w:pPr>
        <w:pStyle w:val="step3"/>
        <w:numPr>
          <w:ilvl w:val="0"/>
          <w:numId w:val="0"/>
        </w:numPr>
        <w:ind w:left="288"/>
      </w:pPr>
    </w:p>
    <w:p w14:paraId="54E485EF" w14:textId="77777777" w:rsidR="00074238" w:rsidRDefault="00074238" w:rsidP="00074238">
      <w:pPr>
        <w:pStyle w:val="step3"/>
      </w:pPr>
      <w:r>
        <w:t>Now run</w:t>
      </w:r>
      <w:r w:rsidR="000A64FA">
        <w:t xml:space="preserve"> the</w:t>
      </w:r>
      <w:r>
        <w:t xml:space="preserve"> </w:t>
      </w:r>
      <w:r w:rsidRPr="00D179B9">
        <w:rPr>
          <w:b/>
        </w:rPr>
        <w:t>Tomcat executable</w:t>
      </w:r>
      <w:r>
        <w:t xml:space="preserve"> file (TomcatX.exe, </w:t>
      </w:r>
      <w:r w:rsidR="00DD6679">
        <w:t xml:space="preserve">where </w:t>
      </w:r>
      <w:r>
        <w:t xml:space="preserve">X is </w:t>
      </w:r>
      <w:r w:rsidR="00DD6679">
        <w:t xml:space="preserve">the </w:t>
      </w:r>
      <w:r>
        <w:t>version number)</w:t>
      </w:r>
      <w:r w:rsidR="00DD6679">
        <w:t xml:space="preserve"> to start the Tomcat server. It is</w:t>
      </w:r>
      <w:r>
        <w:t xml:space="preserve"> </w:t>
      </w:r>
      <w:r w:rsidR="000A64FA">
        <w:t xml:space="preserve">located </w:t>
      </w:r>
      <w:r>
        <w:t>inside</w:t>
      </w:r>
      <w:r w:rsidR="000A64FA">
        <w:t xml:space="preserve"> the</w:t>
      </w:r>
      <w:r>
        <w:t xml:space="preserve"> </w:t>
      </w:r>
      <w:r w:rsidRPr="00D179B9">
        <w:rPr>
          <w:b/>
        </w:rPr>
        <w:t>bin</w:t>
      </w:r>
      <w:r>
        <w:t xml:space="preserve"> directory of </w:t>
      </w:r>
      <w:r w:rsidR="000A64FA">
        <w:t xml:space="preserve">the </w:t>
      </w:r>
      <w:r>
        <w:t xml:space="preserve">Tomcat installation directory (i.e. </w:t>
      </w:r>
      <w:r w:rsidRPr="00D179B9">
        <w:t>C:\Program Files\Apache Software Foundation\Tomcat 8.5\</w:t>
      </w:r>
      <w:r>
        <w:t>bin)</w:t>
      </w:r>
      <w:r w:rsidR="00DD6679">
        <w:t>.</w:t>
      </w:r>
      <w:r>
        <w:t xml:space="preserve"> </w:t>
      </w:r>
    </w:p>
    <w:p w14:paraId="5DF2F525" w14:textId="77777777" w:rsidR="00E8721B" w:rsidRDefault="00E8721B" w:rsidP="00E8721B">
      <w:pPr>
        <w:pStyle w:val="step3"/>
        <w:numPr>
          <w:ilvl w:val="0"/>
          <w:numId w:val="0"/>
        </w:numPr>
        <w:ind w:left="288"/>
      </w:pPr>
    </w:p>
    <w:p w14:paraId="4CB365AE" w14:textId="77777777" w:rsidR="00074238" w:rsidRDefault="00074238" w:rsidP="00074238">
      <w:pPr>
        <w:pStyle w:val="step3"/>
      </w:pPr>
      <w:r>
        <w:t xml:space="preserve">After </w:t>
      </w:r>
      <w:r w:rsidR="000A64FA">
        <w:t xml:space="preserve">a </w:t>
      </w:r>
      <w:r>
        <w:t xml:space="preserve">successful initiation of </w:t>
      </w:r>
      <w:r w:rsidR="000A64FA">
        <w:t xml:space="preserve">the </w:t>
      </w:r>
      <w:r>
        <w:t xml:space="preserve">Tomcat Server </w:t>
      </w:r>
      <w:r w:rsidR="007062F2">
        <w:t xml:space="preserve">click on the </w:t>
      </w:r>
      <w:r>
        <w:t xml:space="preserve">URL </w:t>
      </w:r>
      <w:r w:rsidR="007062F2">
        <w:t xml:space="preserve">below </w:t>
      </w:r>
      <w:r>
        <w:t xml:space="preserve">to access </w:t>
      </w:r>
      <w:r w:rsidR="007062F2">
        <w:t xml:space="preserve">the </w:t>
      </w:r>
      <w:proofErr w:type="spellStart"/>
      <w:r w:rsidRPr="00D179B9">
        <w:rPr>
          <w:b/>
        </w:rPr>
        <w:t>AmazonBYOD</w:t>
      </w:r>
      <w:proofErr w:type="spellEnd"/>
      <w:r>
        <w:t xml:space="preserve"> web app.</w:t>
      </w:r>
    </w:p>
    <w:p w14:paraId="1950AADE" w14:textId="77777777" w:rsidR="00E8721B" w:rsidRDefault="00E8721B" w:rsidP="00E8721B">
      <w:pPr>
        <w:pStyle w:val="step3"/>
        <w:numPr>
          <w:ilvl w:val="0"/>
          <w:numId w:val="0"/>
        </w:numPr>
      </w:pPr>
    </w:p>
    <w:tbl>
      <w:tblPr>
        <w:tblStyle w:val="TableGrid"/>
        <w:tblW w:w="0" w:type="auto"/>
        <w:tblInd w:w="-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5"/>
      </w:tblGrid>
      <w:tr w:rsidR="00074238" w14:paraId="108BF963" w14:textId="77777777" w:rsidTr="00E8721B">
        <w:tc>
          <w:tcPr>
            <w:tcW w:w="9355" w:type="dxa"/>
            <w:shd w:val="clear" w:color="auto" w:fill="F2F2F2" w:themeFill="background1" w:themeFillShade="F2"/>
          </w:tcPr>
          <w:p w14:paraId="46B7B448" w14:textId="77777777" w:rsidR="00074238" w:rsidRDefault="005E62E7" w:rsidP="002F0A66">
            <w:pPr>
              <w:pStyle w:val="step3"/>
              <w:numPr>
                <w:ilvl w:val="0"/>
                <w:numId w:val="0"/>
              </w:numPr>
            </w:pPr>
            <w:hyperlink r:id="rId43" w:history="1">
              <w:r w:rsidR="00074238" w:rsidRPr="0055077A">
                <w:rPr>
                  <w:rStyle w:val="Hyperlink"/>
                </w:rPr>
                <w:t>http://localhost:8088/AmazonByod/</w:t>
              </w:r>
            </w:hyperlink>
          </w:p>
        </w:tc>
      </w:tr>
    </w:tbl>
    <w:p w14:paraId="64EB0C86" w14:textId="77777777" w:rsidR="00E8721B" w:rsidRDefault="00E8721B" w:rsidP="00E8721B">
      <w:pPr>
        <w:pStyle w:val="step3"/>
        <w:numPr>
          <w:ilvl w:val="0"/>
          <w:numId w:val="0"/>
        </w:numPr>
        <w:ind w:left="288"/>
      </w:pPr>
    </w:p>
    <w:p w14:paraId="284C6E69" w14:textId="77777777" w:rsidR="00074238" w:rsidRDefault="007062F2" w:rsidP="00074238">
      <w:pPr>
        <w:pStyle w:val="step3"/>
      </w:pPr>
      <w:r>
        <w:t xml:space="preserve">Click on the </w:t>
      </w:r>
      <w:r w:rsidR="00074238">
        <w:rPr>
          <w:b/>
        </w:rPr>
        <w:t>Start</w:t>
      </w:r>
      <w:r w:rsidR="00074238">
        <w:t xml:space="preserve"> button on</w:t>
      </w:r>
      <w:r>
        <w:t xml:space="preserve"> the</w:t>
      </w:r>
      <w:r w:rsidR="00074238">
        <w:t xml:space="preserve"> </w:t>
      </w:r>
      <w:r w:rsidR="00074238" w:rsidRPr="00074238">
        <w:rPr>
          <w:b/>
        </w:rPr>
        <w:t>Step 5: Storm Prediction</w:t>
      </w:r>
      <w:r w:rsidR="00074238">
        <w:t xml:space="preserve"> tab to start the prediction and send </w:t>
      </w:r>
      <w:r>
        <w:t xml:space="preserve">a </w:t>
      </w:r>
      <w:r w:rsidR="00074238">
        <w:t xml:space="preserve">storm forecast notification to </w:t>
      </w:r>
      <w:r>
        <w:t xml:space="preserve">the </w:t>
      </w:r>
      <w:proofErr w:type="spellStart"/>
      <w:r w:rsidR="00074238" w:rsidRPr="00074238">
        <w:rPr>
          <w:b/>
        </w:rPr>
        <w:t>Kony</w:t>
      </w:r>
      <w:proofErr w:type="spellEnd"/>
      <w:r w:rsidR="00074238" w:rsidRPr="00074238">
        <w:rPr>
          <w:b/>
        </w:rPr>
        <w:t xml:space="preserve"> </w:t>
      </w:r>
      <w:proofErr w:type="spellStart"/>
      <w:r w:rsidR="00074238" w:rsidRPr="00074238">
        <w:rPr>
          <w:b/>
        </w:rPr>
        <w:t>MobileFabric</w:t>
      </w:r>
      <w:proofErr w:type="spellEnd"/>
      <w:r w:rsidR="00074238">
        <w:t xml:space="preserve"> app.</w:t>
      </w:r>
    </w:p>
    <w:p w14:paraId="1734840B" w14:textId="77777777" w:rsidR="00271AED" w:rsidRDefault="00271AED" w:rsidP="00271AED">
      <w:pPr>
        <w:pStyle w:val="step3"/>
        <w:numPr>
          <w:ilvl w:val="0"/>
          <w:numId w:val="0"/>
        </w:numPr>
        <w:ind w:left="288"/>
      </w:pPr>
    </w:p>
    <w:p w14:paraId="54BA61ED" w14:textId="77777777" w:rsidR="005437AC" w:rsidRDefault="00074238" w:rsidP="00E8721B">
      <w:pPr>
        <w:pStyle w:val="step3"/>
        <w:numPr>
          <w:ilvl w:val="0"/>
          <w:numId w:val="0"/>
        </w:numPr>
        <w:ind w:left="288" w:hanging="288"/>
      </w:pPr>
      <w:r>
        <w:rPr>
          <w:noProof/>
        </w:rPr>
        <w:lastRenderedPageBreak/>
        <w:drawing>
          <wp:inline distT="0" distB="0" distL="0" distR="0" wp14:anchorId="77A94DA5" wp14:editId="3514B7A4">
            <wp:extent cx="5943600" cy="948055"/>
            <wp:effectExtent l="19050" t="19050" r="19050" b="2349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BA954" w14:textId="77777777" w:rsidR="00271AED" w:rsidRDefault="00271AED" w:rsidP="00074238">
      <w:pPr>
        <w:pStyle w:val="step3"/>
        <w:numPr>
          <w:ilvl w:val="0"/>
          <w:numId w:val="0"/>
        </w:numPr>
        <w:ind w:left="288"/>
      </w:pPr>
    </w:p>
    <w:p w14:paraId="2AABA208" w14:textId="77777777" w:rsidR="00271AED" w:rsidRDefault="00DD6679" w:rsidP="00271AED">
      <w:pPr>
        <w:pStyle w:val="step3"/>
      </w:pPr>
      <w:r>
        <w:t>Now, w</w:t>
      </w:r>
      <w:r w:rsidR="00271AED">
        <w:t xml:space="preserve">henever </w:t>
      </w:r>
      <w:r w:rsidR="007242B2">
        <w:t xml:space="preserve">the </w:t>
      </w:r>
      <w:r w:rsidR="00271AED">
        <w:t xml:space="preserve">system forecasts </w:t>
      </w:r>
      <w:r w:rsidR="007242B2">
        <w:t xml:space="preserve">a </w:t>
      </w:r>
      <w:r w:rsidR="00271AED">
        <w:t xml:space="preserve">storm prediction, you will receive </w:t>
      </w:r>
      <w:r w:rsidR="007242B2">
        <w:t xml:space="preserve">a </w:t>
      </w:r>
      <w:r w:rsidR="00271AED">
        <w:t>notification on</w:t>
      </w:r>
      <w:r w:rsidR="007242B2">
        <w:t xml:space="preserve"> the</w:t>
      </w:r>
      <w:r w:rsidR="00271AED">
        <w:t xml:space="preserve"> Android device as shown in following image:</w:t>
      </w:r>
    </w:p>
    <w:p w14:paraId="1573CE52" w14:textId="77777777" w:rsidR="00271AED" w:rsidRDefault="00271AED" w:rsidP="00271AED">
      <w:pPr>
        <w:pStyle w:val="step3"/>
        <w:numPr>
          <w:ilvl w:val="0"/>
          <w:numId w:val="0"/>
        </w:numPr>
        <w:ind w:left="288"/>
      </w:pPr>
    </w:p>
    <w:p w14:paraId="16BEE939" w14:textId="77777777" w:rsidR="00271AED" w:rsidRPr="00F168A0" w:rsidRDefault="00271AED" w:rsidP="00E8721B">
      <w:pPr>
        <w:pStyle w:val="step3"/>
        <w:numPr>
          <w:ilvl w:val="0"/>
          <w:numId w:val="0"/>
        </w:numPr>
        <w:ind w:left="288" w:hanging="288"/>
      </w:pPr>
      <w:r>
        <w:rPr>
          <w:rFonts w:eastAsia="Times New Roman" w:cs="Times New Roman"/>
          <w:b/>
          <w:noProof/>
          <w:sz w:val="24"/>
        </w:rPr>
        <w:drawing>
          <wp:inline distT="0" distB="0" distL="0" distR="0" wp14:anchorId="76D5DC6D" wp14:editId="0576373D">
            <wp:extent cx="1864312" cy="3095625"/>
            <wp:effectExtent l="38100" t="19050" r="21638" b="28575"/>
            <wp:docPr id="5" name="Picture 4" descr="mobi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bile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12" cy="3095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6" w:name="_GoBack"/>
      <w:bookmarkEnd w:id="56"/>
    </w:p>
    <w:sectPr w:rsidR="00271AED" w:rsidRPr="00F168A0" w:rsidSect="00350DEB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 w:code="1"/>
      <w:pgMar w:top="1440" w:right="1440" w:bottom="1440" w:left="1440" w:header="34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Kathryn Gillett" w:date="2016-12-05T15:10:00Z" w:initials="KG">
    <w:p w14:paraId="2331D988" w14:textId="77777777" w:rsidR="004D076D" w:rsidRDefault="004D076D">
      <w:pPr>
        <w:pStyle w:val="CommentText"/>
      </w:pPr>
      <w:r>
        <w:rPr>
          <w:rStyle w:val="CommentReference"/>
        </w:rPr>
        <w:annotationRef/>
      </w:r>
      <w:r>
        <w:t>This goes to the Overview document, not the Data Pipeline doc.</w:t>
      </w:r>
    </w:p>
  </w:comment>
  <w:comment w:id="20" w:author="Abhinandan" w:date="2016-12-13T17:55:00Z" w:initials="A">
    <w:p w14:paraId="580A4E86" w14:textId="74D30C99" w:rsidR="00D934B7" w:rsidRDefault="00D934B7">
      <w:pPr>
        <w:pStyle w:val="CommentText"/>
      </w:pPr>
      <w:r>
        <w:rPr>
          <w:rStyle w:val="CommentReference"/>
        </w:rPr>
        <w:annotationRef/>
      </w:r>
      <w:r w:rsidR="00590257">
        <w:t>Instead of link we put document name</w:t>
      </w:r>
    </w:p>
    <w:p w14:paraId="6E18688B" w14:textId="77777777" w:rsidR="00D934B7" w:rsidRDefault="00D934B7">
      <w:pPr>
        <w:pStyle w:val="CommentText"/>
      </w:pPr>
    </w:p>
  </w:comment>
  <w:comment w:id="35" w:author="Kathryn Gillett" w:date="2016-12-15T15:25:00Z" w:initials="KG">
    <w:p w14:paraId="29B77E71" w14:textId="3AD48D63" w:rsidR="00AD0943" w:rsidRDefault="00AD0943">
      <w:pPr>
        <w:pStyle w:val="CommentText"/>
      </w:pPr>
      <w:r>
        <w:rPr>
          <w:rStyle w:val="CommentReference"/>
        </w:rPr>
        <w:annotationRef/>
      </w:r>
      <w:r>
        <w:t>Not sure what the decision is about this, since Luis wants to avoid the word “immersion’ –- again that may not apply to a directory name… Just wanting to make sure we are considering all his issues.</w:t>
      </w:r>
    </w:p>
  </w:comment>
  <w:comment w:id="36" w:author="Abhinandan" w:date="2016-12-20T16:23:00Z" w:initials="A">
    <w:p w14:paraId="5F9730E8" w14:textId="0BBF6CDD" w:rsidR="00590257" w:rsidRDefault="00590257">
      <w:pPr>
        <w:pStyle w:val="CommentText"/>
      </w:pPr>
      <w:r>
        <w:rPr>
          <w:rStyle w:val="CommentReference"/>
        </w:rPr>
        <w:annotationRef/>
      </w:r>
      <w:r>
        <w:t xml:space="preserve">Once we get the </w:t>
      </w:r>
      <w:proofErr w:type="spellStart"/>
      <w:r>
        <w:t>aws</w:t>
      </w:r>
      <w:proofErr w:type="spellEnd"/>
      <w:r>
        <w:t xml:space="preserve"> repo name this name will changed on that, This is our TE Repo doc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331D988" w15:done="0"/>
  <w15:commentEx w15:paraId="6E18688B" w15:paraIdParent="2331D988" w15:done="0"/>
  <w15:commentEx w15:paraId="29B77E71" w15:done="0"/>
  <w15:commentEx w15:paraId="5F9730E8" w15:paraIdParent="29B77E7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F7CBC8" w14:textId="77777777" w:rsidR="005E62E7" w:rsidRDefault="005E62E7">
      <w:pPr>
        <w:spacing w:after="0" w:line="240" w:lineRule="auto"/>
      </w:pPr>
      <w:r>
        <w:separator/>
      </w:r>
    </w:p>
  </w:endnote>
  <w:endnote w:type="continuationSeparator" w:id="0">
    <w:p w14:paraId="4FBD8D04" w14:textId="77777777" w:rsidR="005E62E7" w:rsidRDefault="005E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DF4D37" w14:textId="77777777" w:rsidR="001E56AC" w:rsidRDefault="001E56A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C56ED3" w14:textId="1D885621" w:rsidR="004D076D" w:rsidRDefault="004D076D">
    <w:pPr>
      <w:tabs>
        <w:tab w:val="center" w:pos="4680"/>
        <w:tab w:val="right" w:pos="9360"/>
      </w:tabs>
      <w:spacing w:after="0" w:line="240" w:lineRule="auto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590257">
      <w:rPr>
        <w:noProof/>
      </w:rPr>
      <w:t>25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590257">
      <w:rPr>
        <w:noProof/>
      </w:rPr>
      <w:t>25</w:t>
    </w:r>
    <w:r>
      <w:fldChar w:fldCharType="end"/>
    </w:r>
  </w:p>
  <w:p w14:paraId="19394762" w14:textId="77777777" w:rsidR="004D076D" w:rsidRDefault="004D076D">
    <w:pPr>
      <w:tabs>
        <w:tab w:val="center" w:pos="4680"/>
        <w:tab w:val="right" w:pos="9360"/>
      </w:tabs>
      <w:spacing w:after="720" w:line="240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041AB0" w14:textId="77777777" w:rsidR="001E56AC" w:rsidRDefault="001E56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7F6BC9" w14:textId="77777777" w:rsidR="005E62E7" w:rsidRDefault="005E62E7">
      <w:pPr>
        <w:spacing w:after="0" w:line="240" w:lineRule="auto"/>
      </w:pPr>
      <w:r>
        <w:separator/>
      </w:r>
    </w:p>
  </w:footnote>
  <w:footnote w:type="continuationSeparator" w:id="0">
    <w:p w14:paraId="31D2BC13" w14:textId="77777777" w:rsidR="005E62E7" w:rsidRDefault="005E62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E7B911" w14:textId="77777777" w:rsidR="001E56AC" w:rsidRDefault="001E56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EDF64" w14:textId="2580A615" w:rsidR="004D076D" w:rsidRDefault="004D076D" w:rsidP="00350DEB">
    <w:pPr>
      <w:tabs>
        <w:tab w:val="center" w:pos="4680"/>
        <w:tab w:val="right" w:pos="9360"/>
      </w:tabs>
      <w:spacing w:before="720" w:after="0" w:line="240" w:lineRule="auto"/>
    </w:pPr>
    <w:r>
      <w:rPr>
        <w:noProof/>
      </w:rPr>
      <w:drawing>
        <wp:inline distT="0" distB="0" distL="0" distR="0" wp14:anchorId="72DD4A37" wp14:editId="2E750EF3">
          <wp:extent cx="269735" cy="269735"/>
          <wp:effectExtent l="0" t="0" r="0" b="0"/>
          <wp:docPr id="3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9735" cy="2697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ins w:id="57" w:author="Abhinandan" w:date="2016-12-16T16:01:00Z">
      <w:r w:rsidR="001E56AC">
        <w:rPr>
          <w:rFonts w:ascii="Arial" w:eastAsia="Arial" w:hAnsi="Arial" w:cs="Arial"/>
          <w:b/>
          <w:sz w:val="14"/>
          <w:szCs w:val="14"/>
        </w:rPr>
        <w:t>Machine Learning and Reporting and BYOD</w:t>
      </w:r>
    </w:ins>
    <w:del w:id="58" w:author="Abhinandan" w:date="2016-12-16T16:01:00Z">
      <w:r w:rsidDel="001E56AC">
        <w:rPr>
          <w:sz w:val="14"/>
          <w:szCs w:val="14"/>
        </w:rPr>
        <w:delText>Step by Step Development Guide</w:delText>
      </w:r>
      <w:r w:rsidDel="001E56AC">
        <w:rPr>
          <w:rFonts w:ascii="Arial" w:eastAsia="Arial" w:hAnsi="Arial" w:cs="Arial"/>
          <w:b/>
          <w:sz w:val="14"/>
          <w:szCs w:val="14"/>
        </w:rPr>
        <w:delText xml:space="preserve"> - Integrating AWS Services and Marketplace Solutions to Deploy a BYOD-Cloud Based Analytical System</w:delText>
      </w:r>
    </w:del>
    <w:r>
      <w:rPr>
        <w:rFonts w:ascii="Arial" w:eastAsia="Arial" w:hAnsi="Arial" w:cs="Arial"/>
        <w:b/>
        <w:sz w:val="14"/>
        <w:szCs w:val="14"/>
      </w:rPr>
      <w:t xml:space="preserve"> </w:t>
    </w:r>
    <w:r>
      <w:rPr>
        <w:rFonts w:ascii="Arial" w:eastAsia="Arial" w:hAnsi="Arial" w:cs="Arial"/>
        <w:sz w:val="14"/>
        <w:szCs w:val="14"/>
      </w:rPr>
      <w:t xml:space="preserve">    </w:t>
    </w:r>
    <w:r>
      <w:rPr>
        <w:rFonts w:ascii="Arial" w:eastAsia="Arial" w:hAnsi="Arial" w:cs="Arial"/>
        <w:sz w:val="12"/>
        <w:szCs w:val="12"/>
      </w:rPr>
      <w:t xml:space="preserve">        </w:t>
    </w:r>
  </w:p>
  <w:p w14:paraId="051D035B" w14:textId="77777777" w:rsidR="004D076D" w:rsidRPr="00350DEB" w:rsidRDefault="004D076D" w:rsidP="00350DEB">
    <w:pPr>
      <w:tabs>
        <w:tab w:val="center" w:pos="4680"/>
        <w:tab w:val="right" w:pos="9360"/>
      </w:tabs>
      <w:spacing w:after="0" w:line="240" w:lineRule="auto"/>
    </w:pPr>
    <w:r>
      <w:rPr>
        <w:rFonts w:ascii="Arial" w:eastAsia="Arial" w:hAnsi="Arial" w:cs="Arial"/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E6ECD" w14:textId="77777777" w:rsidR="001E56AC" w:rsidRDefault="001E56A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676D3"/>
    <w:multiLevelType w:val="multilevel"/>
    <w:tmpl w:val="4F4A4B1C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1"/>
      <w:numFmt w:val="decimal"/>
      <w:pStyle w:val="DocH3"/>
      <w:lvlText w:val="4.%2.2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801BB3"/>
    <w:multiLevelType w:val="multilevel"/>
    <w:tmpl w:val="F13AE0CC"/>
    <w:lvl w:ilvl="0">
      <w:start w:val="5"/>
      <w:numFmt w:val="decimal"/>
      <w:lvlText w:val="%1."/>
      <w:lvlJc w:val="left"/>
      <w:pPr>
        <w:ind w:left="29" w:hanging="2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2" w:hanging="432"/>
      </w:pPr>
      <w:rPr>
        <w:rFonts w:hint="default"/>
        <w:b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hint="default"/>
      </w:rPr>
    </w:lvl>
  </w:abstractNum>
  <w:abstractNum w:abstractNumId="2" w15:restartNumberingAfterBreak="0">
    <w:nsid w:val="2DCB11AA"/>
    <w:multiLevelType w:val="multilevel"/>
    <w:tmpl w:val="F108606E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2" w:hanging="432"/>
      </w:pPr>
      <w:rPr>
        <w:rFonts w:hint="default"/>
        <w:b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hint="default"/>
      </w:rPr>
    </w:lvl>
  </w:abstractNum>
  <w:abstractNum w:abstractNumId="3" w15:restartNumberingAfterBreak="0">
    <w:nsid w:val="3542704E"/>
    <w:multiLevelType w:val="hybridMultilevel"/>
    <w:tmpl w:val="4838F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550BE"/>
    <w:multiLevelType w:val="multilevel"/>
    <w:tmpl w:val="AA10A918"/>
    <w:lvl w:ilvl="0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720" w:hanging="28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1494" w:hanging="360"/>
      </w:pPr>
      <w:rPr>
        <w:rFonts w:asciiTheme="minorHAnsi" w:eastAsia="Times New Roman" w:hAnsiTheme="minorHAnsi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5" w15:restartNumberingAfterBreak="0">
    <w:nsid w:val="3C682872"/>
    <w:multiLevelType w:val="hybridMultilevel"/>
    <w:tmpl w:val="A538DDD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3FF73A87"/>
    <w:multiLevelType w:val="hybridMultilevel"/>
    <w:tmpl w:val="19F0927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41785843"/>
    <w:multiLevelType w:val="hybridMultilevel"/>
    <w:tmpl w:val="954C0E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EB48C2"/>
    <w:multiLevelType w:val="multilevel"/>
    <w:tmpl w:val="673264A4"/>
    <w:lvl w:ilvl="0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04040" w:themeColor="text1" w:themeTint="BF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9CD7CE1"/>
    <w:multiLevelType w:val="multilevel"/>
    <w:tmpl w:val="673264A4"/>
    <w:lvl w:ilvl="0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04040" w:themeColor="text1" w:themeTint="BF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C3E3DE6"/>
    <w:multiLevelType w:val="multilevel"/>
    <w:tmpl w:val="673264A4"/>
    <w:lvl w:ilvl="0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04040" w:themeColor="text1" w:themeTint="BF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3535274"/>
    <w:multiLevelType w:val="multilevel"/>
    <w:tmpl w:val="18FA91A4"/>
    <w:lvl w:ilvl="0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494" w:hanging="360"/>
      </w:pPr>
      <w:rPr>
        <w:rFonts w:asciiTheme="minorHAnsi" w:eastAsia="Times New Roman" w:hAnsiTheme="minorHAnsi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572C778A"/>
    <w:multiLevelType w:val="multilevel"/>
    <w:tmpl w:val="673264A4"/>
    <w:lvl w:ilvl="0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04040" w:themeColor="text1" w:themeTint="BF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30D2EA0"/>
    <w:multiLevelType w:val="hybridMultilevel"/>
    <w:tmpl w:val="D7E294D6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4" w15:restartNumberingAfterBreak="0">
    <w:nsid w:val="640301CA"/>
    <w:multiLevelType w:val="multilevel"/>
    <w:tmpl w:val="106EC0FC"/>
    <w:lvl w:ilvl="0">
      <w:start w:val="1"/>
      <w:numFmt w:val="decimal"/>
      <w:pStyle w:val="step3"/>
      <w:suff w:val="space"/>
      <w:lvlText w:val="%1."/>
      <w:lvlJc w:val="left"/>
      <w:pPr>
        <w:ind w:left="288" w:hanging="288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04040" w:themeColor="text1" w:themeTint="BF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77513ED7"/>
    <w:multiLevelType w:val="multilevel"/>
    <w:tmpl w:val="673264A4"/>
    <w:lvl w:ilvl="0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04040" w:themeColor="text1" w:themeTint="BF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7CE06E56"/>
    <w:multiLevelType w:val="multilevel"/>
    <w:tmpl w:val="5C32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4"/>
  </w:num>
  <w:num w:numId="3">
    <w:abstractNumId w:val="2"/>
  </w:num>
  <w:num w:numId="4">
    <w:abstractNumId w:val="11"/>
  </w:num>
  <w:num w:numId="5">
    <w:abstractNumId w:val="3"/>
  </w:num>
  <w:num w:numId="6">
    <w:abstractNumId w:val="7"/>
  </w:num>
  <w:num w:numId="7">
    <w:abstractNumId w:val="5"/>
  </w:num>
  <w:num w:numId="8">
    <w:abstractNumId w:val="6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4"/>
  </w:num>
  <w:num w:numId="21">
    <w:abstractNumId w:val="13"/>
  </w:num>
  <w:num w:numId="22">
    <w:abstractNumId w:val="16"/>
  </w:num>
  <w:numIdMacAtCleanup w:val="1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thryn Gillett">
    <w15:presenceInfo w15:providerId="Windows Live" w15:userId="a8cb817c45caaa60"/>
  </w15:person>
  <w15:person w15:author="Abhinandan">
    <w15:presenceInfo w15:providerId="None" w15:userId="Abhinand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U2MzCxNDEwMzMxMDBQ0lEKTi0uzszPAykwrgUAzDfBQCwAAAA="/>
  </w:docVars>
  <w:rsids>
    <w:rsidRoot w:val="00C32FD8"/>
    <w:rsid w:val="000109C4"/>
    <w:rsid w:val="000114EE"/>
    <w:rsid w:val="00011510"/>
    <w:rsid w:val="00011E80"/>
    <w:rsid w:val="0002036A"/>
    <w:rsid w:val="000242DA"/>
    <w:rsid w:val="00025BF1"/>
    <w:rsid w:val="000279A7"/>
    <w:rsid w:val="00034A67"/>
    <w:rsid w:val="00040214"/>
    <w:rsid w:val="000402D4"/>
    <w:rsid w:val="000424EC"/>
    <w:rsid w:val="000454EE"/>
    <w:rsid w:val="000475C8"/>
    <w:rsid w:val="00047912"/>
    <w:rsid w:val="00047B93"/>
    <w:rsid w:val="00047C58"/>
    <w:rsid w:val="0006739F"/>
    <w:rsid w:val="00074238"/>
    <w:rsid w:val="00084611"/>
    <w:rsid w:val="000858C2"/>
    <w:rsid w:val="00087896"/>
    <w:rsid w:val="00093F06"/>
    <w:rsid w:val="00096597"/>
    <w:rsid w:val="000A1159"/>
    <w:rsid w:val="000A3CC4"/>
    <w:rsid w:val="000A6013"/>
    <w:rsid w:val="000A61B8"/>
    <w:rsid w:val="000A64FA"/>
    <w:rsid w:val="000B1DD3"/>
    <w:rsid w:val="000C0263"/>
    <w:rsid w:val="000C47CE"/>
    <w:rsid w:val="000C64BA"/>
    <w:rsid w:val="000C6F29"/>
    <w:rsid w:val="000C70BF"/>
    <w:rsid w:val="000D3DE6"/>
    <w:rsid w:val="000D42D4"/>
    <w:rsid w:val="00103238"/>
    <w:rsid w:val="00103E50"/>
    <w:rsid w:val="00104656"/>
    <w:rsid w:val="0011048C"/>
    <w:rsid w:val="00110EC5"/>
    <w:rsid w:val="001203AB"/>
    <w:rsid w:val="00120F71"/>
    <w:rsid w:val="001213A1"/>
    <w:rsid w:val="0012150D"/>
    <w:rsid w:val="001216A6"/>
    <w:rsid w:val="001225AB"/>
    <w:rsid w:val="001306F0"/>
    <w:rsid w:val="001321D5"/>
    <w:rsid w:val="00135588"/>
    <w:rsid w:val="001445A6"/>
    <w:rsid w:val="001447CA"/>
    <w:rsid w:val="001452A7"/>
    <w:rsid w:val="00145490"/>
    <w:rsid w:val="00145E28"/>
    <w:rsid w:val="00150795"/>
    <w:rsid w:val="001653BE"/>
    <w:rsid w:val="001716B4"/>
    <w:rsid w:val="00173BDF"/>
    <w:rsid w:val="00175A0E"/>
    <w:rsid w:val="001771A0"/>
    <w:rsid w:val="00190C28"/>
    <w:rsid w:val="001935C0"/>
    <w:rsid w:val="00193BF2"/>
    <w:rsid w:val="001A50E1"/>
    <w:rsid w:val="001A60E7"/>
    <w:rsid w:val="001C46AC"/>
    <w:rsid w:val="001C584E"/>
    <w:rsid w:val="001D040B"/>
    <w:rsid w:val="001D4E9A"/>
    <w:rsid w:val="001D68D0"/>
    <w:rsid w:val="001E0912"/>
    <w:rsid w:val="001E255F"/>
    <w:rsid w:val="001E56AC"/>
    <w:rsid w:val="001E6B99"/>
    <w:rsid w:val="001F1322"/>
    <w:rsid w:val="001F2E68"/>
    <w:rsid w:val="001F4177"/>
    <w:rsid w:val="001F4ECA"/>
    <w:rsid w:val="001F7253"/>
    <w:rsid w:val="00200114"/>
    <w:rsid w:val="002053C6"/>
    <w:rsid w:val="00211B30"/>
    <w:rsid w:val="00212A95"/>
    <w:rsid w:val="00213588"/>
    <w:rsid w:val="002202AD"/>
    <w:rsid w:val="00225710"/>
    <w:rsid w:val="00227937"/>
    <w:rsid w:val="00232A20"/>
    <w:rsid w:val="002337A3"/>
    <w:rsid w:val="0023550C"/>
    <w:rsid w:val="00242ED9"/>
    <w:rsid w:val="0024539B"/>
    <w:rsid w:val="00251B2D"/>
    <w:rsid w:val="00252E21"/>
    <w:rsid w:val="0025774B"/>
    <w:rsid w:val="00257908"/>
    <w:rsid w:val="00261165"/>
    <w:rsid w:val="0026527A"/>
    <w:rsid w:val="00265AFC"/>
    <w:rsid w:val="00271AED"/>
    <w:rsid w:val="0027750A"/>
    <w:rsid w:val="00281D92"/>
    <w:rsid w:val="00286C4B"/>
    <w:rsid w:val="00294A34"/>
    <w:rsid w:val="002A05D0"/>
    <w:rsid w:val="002A2E37"/>
    <w:rsid w:val="002A66EB"/>
    <w:rsid w:val="002B165D"/>
    <w:rsid w:val="002B277E"/>
    <w:rsid w:val="002B2A19"/>
    <w:rsid w:val="002B2F6C"/>
    <w:rsid w:val="002B608B"/>
    <w:rsid w:val="002C488B"/>
    <w:rsid w:val="002D0DB6"/>
    <w:rsid w:val="002D5747"/>
    <w:rsid w:val="002D5F85"/>
    <w:rsid w:val="002E63DD"/>
    <w:rsid w:val="002F05D1"/>
    <w:rsid w:val="002F0A66"/>
    <w:rsid w:val="002F1B3C"/>
    <w:rsid w:val="002F486D"/>
    <w:rsid w:val="002F6C78"/>
    <w:rsid w:val="002F7139"/>
    <w:rsid w:val="002F73E5"/>
    <w:rsid w:val="003003BA"/>
    <w:rsid w:val="00300A9D"/>
    <w:rsid w:val="00300B2A"/>
    <w:rsid w:val="003065FD"/>
    <w:rsid w:val="00307D4F"/>
    <w:rsid w:val="00314CF5"/>
    <w:rsid w:val="003202D2"/>
    <w:rsid w:val="003324E8"/>
    <w:rsid w:val="003362DB"/>
    <w:rsid w:val="00337455"/>
    <w:rsid w:val="00346762"/>
    <w:rsid w:val="0034750B"/>
    <w:rsid w:val="00350DEB"/>
    <w:rsid w:val="00352A59"/>
    <w:rsid w:val="00366280"/>
    <w:rsid w:val="00367E23"/>
    <w:rsid w:val="00372D3E"/>
    <w:rsid w:val="00373A3C"/>
    <w:rsid w:val="00374454"/>
    <w:rsid w:val="00374920"/>
    <w:rsid w:val="0037568C"/>
    <w:rsid w:val="00377F36"/>
    <w:rsid w:val="0038197B"/>
    <w:rsid w:val="00390DFC"/>
    <w:rsid w:val="00394B65"/>
    <w:rsid w:val="003A3C59"/>
    <w:rsid w:val="003A4C5D"/>
    <w:rsid w:val="003A4D63"/>
    <w:rsid w:val="003B163A"/>
    <w:rsid w:val="003C0DEC"/>
    <w:rsid w:val="003C69F7"/>
    <w:rsid w:val="003D1F17"/>
    <w:rsid w:val="003D700D"/>
    <w:rsid w:val="003E2145"/>
    <w:rsid w:val="003E68A1"/>
    <w:rsid w:val="003F4474"/>
    <w:rsid w:val="00401E70"/>
    <w:rsid w:val="00402C74"/>
    <w:rsid w:val="00402D8A"/>
    <w:rsid w:val="00411831"/>
    <w:rsid w:val="00420B14"/>
    <w:rsid w:val="00420BB7"/>
    <w:rsid w:val="004250B9"/>
    <w:rsid w:val="00425878"/>
    <w:rsid w:val="00431A71"/>
    <w:rsid w:val="0043279E"/>
    <w:rsid w:val="004365BD"/>
    <w:rsid w:val="004412AE"/>
    <w:rsid w:val="004419DB"/>
    <w:rsid w:val="004428D6"/>
    <w:rsid w:val="0044414E"/>
    <w:rsid w:val="00446E51"/>
    <w:rsid w:val="00453CFF"/>
    <w:rsid w:val="0045458E"/>
    <w:rsid w:val="0046177D"/>
    <w:rsid w:val="00461D36"/>
    <w:rsid w:val="004768D3"/>
    <w:rsid w:val="00477C52"/>
    <w:rsid w:val="00481D94"/>
    <w:rsid w:val="00482880"/>
    <w:rsid w:val="00491F74"/>
    <w:rsid w:val="004932A6"/>
    <w:rsid w:val="00497814"/>
    <w:rsid w:val="004A3F70"/>
    <w:rsid w:val="004A4B0C"/>
    <w:rsid w:val="004A6B3D"/>
    <w:rsid w:val="004B33C3"/>
    <w:rsid w:val="004C4337"/>
    <w:rsid w:val="004C54E9"/>
    <w:rsid w:val="004C694D"/>
    <w:rsid w:val="004D076D"/>
    <w:rsid w:val="004D4929"/>
    <w:rsid w:val="004D73F0"/>
    <w:rsid w:val="004E05A9"/>
    <w:rsid w:val="004E40A7"/>
    <w:rsid w:val="004E7330"/>
    <w:rsid w:val="004F08D6"/>
    <w:rsid w:val="004F0963"/>
    <w:rsid w:val="004F3F53"/>
    <w:rsid w:val="005006D6"/>
    <w:rsid w:val="00503839"/>
    <w:rsid w:val="005039B0"/>
    <w:rsid w:val="005079CB"/>
    <w:rsid w:val="00507D8D"/>
    <w:rsid w:val="00511F60"/>
    <w:rsid w:val="00513CA3"/>
    <w:rsid w:val="00513D70"/>
    <w:rsid w:val="0051782C"/>
    <w:rsid w:val="00532ED6"/>
    <w:rsid w:val="00541F9C"/>
    <w:rsid w:val="00542DBC"/>
    <w:rsid w:val="005437AC"/>
    <w:rsid w:val="005450C2"/>
    <w:rsid w:val="0054587D"/>
    <w:rsid w:val="00552B8E"/>
    <w:rsid w:val="00562751"/>
    <w:rsid w:val="00563C9F"/>
    <w:rsid w:val="005734DC"/>
    <w:rsid w:val="005800CA"/>
    <w:rsid w:val="00580C73"/>
    <w:rsid w:val="00582AAA"/>
    <w:rsid w:val="005850BE"/>
    <w:rsid w:val="00590257"/>
    <w:rsid w:val="00592986"/>
    <w:rsid w:val="00594D7E"/>
    <w:rsid w:val="005A0CCC"/>
    <w:rsid w:val="005A3DFA"/>
    <w:rsid w:val="005A57FD"/>
    <w:rsid w:val="005B35E6"/>
    <w:rsid w:val="005B4420"/>
    <w:rsid w:val="005B4AFF"/>
    <w:rsid w:val="005B4F38"/>
    <w:rsid w:val="005B5541"/>
    <w:rsid w:val="005C01A7"/>
    <w:rsid w:val="005C0B26"/>
    <w:rsid w:val="005C172F"/>
    <w:rsid w:val="005C4035"/>
    <w:rsid w:val="005C4C22"/>
    <w:rsid w:val="005D383F"/>
    <w:rsid w:val="005E244D"/>
    <w:rsid w:val="005E3D60"/>
    <w:rsid w:val="005E4BD3"/>
    <w:rsid w:val="005E4FCB"/>
    <w:rsid w:val="005E62E7"/>
    <w:rsid w:val="005F0143"/>
    <w:rsid w:val="005F5D90"/>
    <w:rsid w:val="005F6883"/>
    <w:rsid w:val="006012B4"/>
    <w:rsid w:val="006027C2"/>
    <w:rsid w:val="0060497A"/>
    <w:rsid w:val="00605A0E"/>
    <w:rsid w:val="00610AFA"/>
    <w:rsid w:val="006156B5"/>
    <w:rsid w:val="006177E9"/>
    <w:rsid w:val="00621B04"/>
    <w:rsid w:val="006221EC"/>
    <w:rsid w:val="00634CE1"/>
    <w:rsid w:val="00650D39"/>
    <w:rsid w:val="006531F2"/>
    <w:rsid w:val="00665991"/>
    <w:rsid w:val="00667199"/>
    <w:rsid w:val="00671410"/>
    <w:rsid w:val="00671C15"/>
    <w:rsid w:val="00675569"/>
    <w:rsid w:val="00676925"/>
    <w:rsid w:val="00676AF0"/>
    <w:rsid w:val="00676D04"/>
    <w:rsid w:val="00681029"/>
    <w:rsid w:val="00682CAF"/>
    <w:rsid w:val="0068581C"/>
    <w:rsid w:val="00691557"/>
    <w:rsid w:val="00692987"/>
    <w:rsid w:val="00693647"/>
    <w:rsid w:val="006A1304"/>
    <w:rsid w:val="006A57EF"/>
    <w:rsid w:val="006B4997"/>
    <w:rsid w:val="006C2C82"/>
    <w:rsid w:val="006C3291"/>
    <w:rsid w:val="006D3625"/>
    <w:rsid w:val="006D3F43"/>
    <w:rsid w:val="006D6274"/>
    <w:rsid w:val="006E14B2"/>
    <w:rsid w:val="006E21E9"/>
    <w:rsid w:val="006E514D"/>
    <w:rsid w:val="006F029E"/>
    <w:rsid w:val="006F12F6"/>
    <w:rsid w:val="006F3DD7"/>
    <w:rsid w:val="00704948"/>
    <w:rsid w:val="007062F2"/>
    <w:rsid w:val="00713FFA"/>
    <w:rsid w:val="00714594"/>
    <w:rsid w:val="007169D2"/>
    <w:rsid w:val="007214AD"/>
    <w:rsid w:val="007242B2"/>
    <w:rsid w:val="00724682"/>
    <w:rsid w:val="00727661"/>
    <w:rsid w:val="007276E7"/>
    <w:rsid w:val="0072775A"/>
    <w:rsid w:val="00732501"/>
    <w:rsid w:val="00753E15"/>
    <w:rsid w:val="007549A7"/>
    <w:rsid w:val="007556FA"/>
    <w:rsid w:val="007573BE"/>
    <w:rsid w:val="00763B76"/>
    <w:rsid w:val="00764EC1"/>
    <w:rsid w:val="0076678A"/>
    <w:rsid w:val="007721F7"/>
    <w:rsid w:val="00773BE3"/>
    <w:rsid w:val="00774123"/>
    <w:rsid w:val="007A23B0"/>
    <w:rsid w:val="007A40FF"/>
    <w:rsid w:val="007B1021"/>
    <w:rsid w:val="007B3299"/>
    <w:rsid w:val="007B365E"/>
    <w:rsid w:val="007B478F"/>
    <w:rsid w:val="007C153E"/>
    <w:rsid w:val="007C6EEB"/>
    <w:rsid w:val="007C72CD"/>
    <w:rsid w:val="007C7D60"/>
    <w:rsid w:val="007D3E0F"/>
    <w:rsid w:val="007D591A"/>
    <w:rsid w:val="007D7182"/>
    <w:rsid w:val="007D7EBA"/>
    <w:rsid w:val="007E3265"/>
    <w:rsid w:val="007E5F17"/>
    <w:rsid w:val="007E654A"/>
    <w:rsid w:val="007F4D7E"/>
    <w:rsid w:val="00801AE6"/>
    <w:rsid w:val="008150D5"/>
    <w:rsid w:val="008254CD"/>
    <w:rsid w:val="00831B6A"/>
    <w:rsid w:val="00832BC9"/>
    <w:rsid w:val="00837B0C"/>
    <w:rsid w:val="0084211A"/>
    <w:rsid w:val="00852E76"/>
    <w:rsid w:val="00853EB7"/>
    <w:rsid w:val="008541F2"/>
    <w:rsid w:val="008609CF"/>
    <w:rsid w:val="00862145"/>
    <w:rsid w:val="008621B8"/>
    <w:rsid w:val="00862796"/>
    <w:rsid w:val="00864017"/>
    <w:rsid w:val="008724C8"/>
    <w:rsid w:val="00874EA5"/>
    <w:rsid w:val="0087546C"/>
    <w:rsid w:val="008777D7"/>
    <w:rsid w:val="008825C6"/>
    <w:rsid w:val="00883D1C"/>
    <w:rsid w:val="00887631"/>
    <w:rsid w:val="008938C8"/>
    <w:rsid w:val="008956D8"/>
    <w:rsid w:val="008960B6"/>
    <w:rsid w:val="008A028A"/>
    <w:rsid w:val="008A09D6"/>
    <w:rsid w:val="008A6456"/>
    <w:rsid w:val="008A65D2"/>
    <w:rsid w:val="008A6DF6"/>
    <w:rsid w:val="008B0E7B"/>
    <w:rsid w:val="008B4391"/>
    <w:rsid w:val="008C20FF"/>
    <w:rsid w:val="008D2106"/>
    <w:rsid w:val="008D6268"/>
    <w:rsid w:val="008E209E"/>
    <w:rsid w:val="008E2A29"/>
    <w:rsid w:val="008E4842"/>
    <w:rsid w:val="008E67C7"/>
    <w:rsid w:val="008E7E7B"/>
    <w:rsid w:val="008F0802"/>
    <w:rsid w:val="008F208C"/>
    <w:rsid w:val="009039A6"/>
    <w:rsid w:val="00915C6F"/>
    <w:rsid w:val="00933078"/>
    <w:rsid w:val="00935CA9"/>
    <w:rsid w:val="00936C9F"/>
    <w:rsid w:val="009644C1"/>
    <w:rsid w:val="00972FF2"/>
    <w:rsid w:val="00973EE4"/>
    <w:rsid w:val="00977CC9"/>
    <w:rsid w:val="00982246"/>
    <w:rsid w:val="00990F35"/>
    <w:rsid w:val="009A760D"/>
    <w:rsid w:val="009B5B6F"/>
    <w:rsid w:val="009B7FCD"/>
    <w:rsid w:val="009C112E"/>
    <w:rsid w:val="009D083A"/>
    <w:rsid w:val="009D1BD9"/>
    <w:rsid w:val="009D2EB3"/>
    <w:rsid w:val="009E0AA1"/>
    <w:rsid w:val="009E7CF8"/>
    <w:rsid w:val="009F5FC5"/>
    <w:rsid w:val="009F609F"/>
    <w:rsid w:val="00A03B7D"/>
    <w:rsid w:val="00A140F6"/>
    <w:rsid w:val="00A14285"/>
    <w:rsid w:val="00A21C77"/>
    <w:rsid w:val="00A27F05"/>
    <w:rsid w:val="00A345AE"/>
    <w:rsid w:val="00A348AB"/>
    <w:rsid w:val="00A34C4B"/>
    <w:rsid w:val="00A3748B"/>
    <w:rsid w:val="00A41C80"/>
    <w:rsid w:val="00A4731C"/>
    <w:rsid w:val="00A7173C"/>
    <w:rsid w:val="00A75BAF"/>
    <w:rsid w:val="00A772FD"/>
    <w:rsid w:val="00A7795B"/>
    <w:rsid w:val="00A84A60"/>
    <w:rsid w:val="00A85354"/>
    <w:rsid w:val="00A855C5"/>
    <w:rsid w:val="00A87455"/>
    <w:rsid w:val="00A97B52"/>
    <w:rsid w:val="00AA2ABF"/>
    <w:rsid w:val="00AA5549"/>
    <w:rsid w:val="00AB1F6B"/>
    <w:rsid w:val="00AB32DB"/>
    <w:rsid w:val="00AC09AE"/>
    <w:rsid w:val="00AD0943"/>
    <w:rsid w:val="00AD0F18"/>
    <w:rsid w:val="00AD11C4"/>
    <w:rsid w:val="00AD5360"/>
    <w:rsid w:val="00AE7459"/>
    <w:rsid w:val="00AF2793"/>
    <w:rsid w:val="00AF3E4C"/>
    <w:rsid w:val="00B00546"/>
    <w:rsid w:val="00B00D0F"/>
    <w:rsid w:val="00B00FCE"/>
    <w:rsid w:val="00B02308"/>
    <w:rsid w:val="00B02C03"/>
    <w:rsid w:val="00B06E46"/>
    <w:rsid w:val="00B165BF"/>
    <w:rsid w:val="00B21A1F"/>
    <w:rsid w:val="00B222A3"/>
    <w:rsid w:val="00B22A74"/>
    <w:rsid w:val="00B24089"/>
    <w:rsid w:val="00B26C3F"/>
    <w:rsid w:val="00B45D2F"/>
    <w:rsid w:val="00B51091"/>
    <w:rsid w:val="00B5147C"/>
    <w:rsid w:val="00B52478"/>
    <w:rsid w:val="00B64263"/>
    <w:rsid w:val="00B721BF"/>
    <w:rsid w:val="00B72D21"/>
    <w:rsid w:val="00B74504"/>
    <w:rsid w:val="00B765D4"/>
    <w:rsid w:val="00B802BE"/>
    <w:rsid w:val="00B810D6"/>
    <w:rsid w:val="00B82D1C"/>
    <w:rsid w:val="00B83FEB"/>
    <w:rsid w:val="00B938EB"/>
    <w:rsid w:val="00B93E53"/>
    <w:rsid w:val="00BA40B5"/>
    <w:rsid w:val="00BC040E"/>
    <w:rsid w:val="00BC0523"/>
    <w:rsid w:val="00BC158A"/>
    <w:rsid w:val="00BC5F33"/>
    <w:rsid w:val="00BD2A7A"/>
    <w:rsid w:val="00BE4F3C"/>
    <w:rsid w:val="00BF0FEA"/>
    <w:rsid w:val="00BF3193"/>
    <w:rsid w:val="00BF6704"/>
    <w:rsid w:val="00BF7988"/>
    <w:rsid w:val="00BF7C75"/>
    <w:rsid w:val="00C004B3"/>
    <w:rsid w:val="00C014B6"/>
    <w:rsid w:val="00C01EDC"/>
    <w:rsid w:val="00C01F33"/>
    <w:rsid w:val="00C021DE"/>
    <w:rsid w:val="00C3133C"/>
    <w:rsid w:val="00C32FD8"/>
    <w:rsid w:val="00C3775A"/>
    <w:rsid w:val="00C41CDE"/>
    <w:rsid w:val="00C429C9"/>
    <w:rsid w:val="00C42F6C"/>
    <w:rsid w:val="00C5601E"/>
    <w:rsid w:val="00C63EBA"/>
    <w:rsid w:val="00C77FC3"/>
    <w:rsid w:val="00C81B79"/>
    <w:rsid w:val="00C86605"/>
    <w:rsid w:val="00C939A2"/>
    <w:rsid w:val="00C94AF9"/>
    <w:rsid w:val="00C95B78"/>
    <w:rsid w:val="00C97E55"/>
    <w:rsid w:val="00CA3FEB"/>
    <w:rsid w:val="00CB3160"/>
    <w:rsid w:val="00CB6309"/>
    <w:rsid w:val="00CC55E8"/>
    <w:rsid w:val="00CC5DD2"/>
    <w:rsid w:val="00CD5ABD"/>
    <w:rsid w:val="00CE271E"/>
    <w:rsid w:val="00CE5E17"/>
    <w:rsid w:val="00CE6B7A"/>
    <w:rsid w:val="00CF3E4B"/>
    <w:rsid w:val="00CF5459"/>
    <w:rsid w:val="00D04DB7"/>
    <w:rsid w:val="00D05CED"/>
    <w:rsid w:val="00D077D7"/>
    <w:rsid w:val="00D207CD"/>
    <w:rsid w:val="00D21B24"/>
    <w:rsid w:val="00D23713"/>
    <w:rsid w:val="00D262FB"/>
    <w:rsid w:val="00D30060"/>
    <w:rsid w:val="00D335BD"/>
    <w:rsid w:val="00D4146A"/>
    <w:rsid w:val="00D44AA5"/>
    <w:rsid w:val="00D5658C"/>
    <w:rsid w:val="00D611CF"/>
    <w:rsid w:val="00D65A11"/>
    <w:rsid w:val="00D677B3"/>
    <w:rsid w:val="00D80C57"/>
    <w:rsid w:val="00D84506"/>
    <w:rsid w:val="00D934B7"/>
    <w:rsid w:val="00D94A5D"/>
    <w:rsid w:val="00D94D80"/>
    <w:rsid w:val="00DA02EE"/>
    <w:rsid w:val="00DA2B80"/>
    <w:rsid w:val="00DA5A0B"/>
    <w:rsid w:val="00DB148C"/>
    <w:rsid w:val="00DB1DFE"/>
    <w:rsid w:val="00DB53D2"/>
    <w:rsid w:val="00DC2E9D"/>
    <w:rsid w:val="00DC557B"/>
    <w:rsid w:val="00DC721F"/>
    <w:rsid w:val="00DD091A"/>
    <w:rsid w:val="00DD2598"/>
    <w:rsid w:val="00DD2CB5"/>
    <w:rsid w:val="00DD2DA7"/>
    <w:rsid w:val="00DD6679"/>
    <w:rsid w:val="00DE02F5"/>
    <w:rsid w:val="00DE1676"/>
    <w:rsid w:val="00DE69D5"/>
    <w:rsid w:val="00DF6E39"/>
    <w:rsid w:val="00E074A9"/>
    <w:rsid w:val="00E1002A"/>
    <w:rsid w:val="00E10B06"/>
    <w:rsid w:val="00E22A8A"/>
    <w:rsid w:val="00E24BB1"/>
    <w:rsid w:val="00E33E1F"/>
    <w:rsid w:val="00E34868"/>
    <w:rsid w:val="00E367E2"/>
    <w:rsid w:val="00E368A5"/>
    <w:rsid w:val="00E41B8E"/>
    <w:rsid w:val="00E41C1A"/>
    <w:rsid w:val="00E4207F"/>
    <w:rsid w:val="00E45C14"/>
    <w:rsid w:val="00E56E50"/>
    <w:rsid w:val="00E6017E"/>
    <w:rsid w:val="00E6343E"/>
    <w:rsid w:val="00E65C5B"/>
    <w:rsid w:val="00E73A99"/>
    <w:rsid w:val="00E8338A"/>
    <w:rsid w:val="00E8721B"/>
    <w:rsid w:val="00E940E9"/>
    <w:rsid w:val="00E94E59"/>
    <w:rsid w:val="00E96172"/>
    <w:rsid w:val="00EA6517"/>
    <w:rsid w:val="00EB411E"/>
    <w:rsid w:val="00EB5978"/>
    <w:rsid w:val="00EB62A8"/>
    <w:rsid w:val="00EB63E0"/>
    <w:rsid w:val="00EC03E8"/>
    <w:rsid w:val="00EC04A7"/>
    <w:rsid w:val="00EC0883"/>
    <w:rsid w:val="00EC5C69"/>
    <w:rsid w:val="00ED373A"/>
    <w:rsid w:val="00EE1833"/>
    <w:rsid w:val="00EE4763"/>
    <w:rsid w:val="00EE4E5D"/>
    <w:rsid w:val="00EE5F3D"/>
    <w:rsid w:val="00EE67AA"/>
    <w:rsid w:val="00EE69AB"/>
    <w:rsid w:val="00EF1DE2"/>
    <w:rsid w:val="00F12404"/>
    <w:rsid w:val="00F168A0"/>
    <w:rsid w:val="00F2125A"/>
    <w:rsid w:val="00F2175F"/>
    <w:rsid w:val="00F22D74"/>
    <w:rsid w:val="00F32034"/>
    <w:rsid w:val="00F339DE"/>
    <w:rsid w:val="00F40D3C"/>
    <w:rsid w:val="00F417C3"/>
    <w:rsid w:val="00F5404B"/>
    <w:rsid w:val="00F548C9"/>
    <w:rsid w:val="00F61B01"/>
    <w:rsid w:val="00F6284D"/>
    <w:rsid w:val="00F632A9"/>
    <w:rsid w:val="00F645FA"/>
    <w:rsid w:val="00F67EEC"/>
    <w:rsid w:val="00F70B10"/>
    <w:rsid w:val="00F725B2"/>
    <w:rsid w:val="00F74FC7"/>
    <w:rsid w:val="00F9345A"/>
    <w:rsid w:val="00F944A5"/>
    <w:rsid w:val="00FA0447"/>
    <w:rsid w:val="00FA4277"/>
    <w:rsid w:val="00FA47BA"/>
    <w:rsid w:val="00FA5080"/>
    <w:rsid w:val="00FA6F66"/>
    <w:rsid w:val="00FC0605"/>
    <w:rsid w:val="00FC4DFB"/>
    <w:rsid w:val="00FD1D79"/>
    <w:rsid w:val="00FD5597"/>
    <w:rsid w:val="00FE027D"/>
    <w:rsid w:val="00FE07BC"/>
    <w:rsid w:val="00FE1364"/>
    <w:rsid w:val="00FE3C6E"/>
    <w:rsid w:val="00FE4A84"/>
    <w:rsid w:val="00FE53E3"/>
    <w:rsid w:val="00FF4562"/>
    <w:rsid w:val="00FF46FC"/>
    <w:rsid w:val="00FF48D1"/>
    <w:rsid w:val="00FF64C0"/>
    <w:rsid w:val="00FF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5E41CC"/>
  <w15:docId w15:val="{9CA46EAF-AB9D-4F82-84BA-EB4FBB71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rsid w:val="00511F60"/>
    <w:pPr>
      <w:keepNext/>
      <w:keepLines/>
      <w:spacing w:before="240" w:after="0"/>
      <w:outlineLvl w:val="0"/>
    </w:pPr>
    <w:rPr>
      <w:rFonts w:ascii="Open Sans" w:hAnsi="Open Sans"/>
      <w:color w:val="E47911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A4B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3E53"/>
    <w:pPr>
      <w:ind w:left="720"/>
      <w:contextualSpacing/>
    </w:pPr>
  </w:style>
  <w:style w:type="paragraph" w:styleId="NoSpacing">
    <w:name w:val="No Spacing"/>
    <w:uiPriority w:val="1"/>
    <w:qFormat/>
    <w:rsid w:val="001F132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F1322"/>
    <w:pPr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F13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1322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F1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322"/>
  </w:style>
  <w:style w:type="paragraph" w:styleId="Footer">
    <w:name w:val="footer"/>
    <w:basedOn w:val="Normal"/>
    <w:link w:val="FooterChar"/>
    <w:uiPriority w:val="99"/>
    <w:unhideWhenUsed/>
    <w:rsid w:val="001F1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322"/>
  </w:style>
  <w:style w:type="paragraph" w:customStyle="1" w:styleId="DocH1">
    <w:name w:val="Doc H1"/>
    <w:basedOn w:val="Heading1"/>
    <w:next w:val="Heading1"/>
    <w:link w:val="DocH1Char"/>
    <w:qFormat/>
    <w:rsid w:val="00511F60"/>
    <w:rPr>
      <w:b/>
    </w:rPr>
  </w:style>
  <w:style w:type="paragraph" w:customStyle="1" w:styleId="DocH2">
    <w:name w:val="Doc H2"/>
    <w:basedOn w:val="Heading2"/>
    <w:next w:val="Heading2"/>
    <w:link w:val="DocH2Char"/>
    <w:qFormat/>
    <w:rsid w:val="000D42D4"/>
    <w:pPr>
      <w:spacing w:before="280" w:after="280"/>
    </w:pPr>
    <w:rPr>
      <w:rFonts w:ascii="Open Sans" w:eastAsia="Open Sans" w:hAnsi="Open Sans" w:cs="Open Sans"/>
      <w:b/>
      <w:color w:val="444444"/>
      <w:sz w:val="28"/>
      <w:szCs w:val="24"/>
    </w:rPr>
  </w:style>
  <w:style w:type="character" w:customStyle="1" w:styleId="Heading1Char">
    <w:name w:val="Heading 1 Char"/>
    <w:basedOn w:val="DefaultParagraphFont"/>
    <w:link w:val="Heading1"/>
    <w:rsid w:val="00511F60"/>
    <w:rPr>
      <w:rFonts w:ascii="Open Sans" w:hAnsi="Open Sans"/>
      <w:color w:val="E47911"/>
      <w:sz w:val="32"/>
      <w:szCs w:val="32"/>
    </w:rPr>
  </w:style>
  <w:style w:type="character" w:customStyle="1" w:styleId="DocH1Char">
    <w:name w:val="Doc H1 Char"/>
    <w:basedOn w:val="Heading1Char"/>
    <w:link w:val="DocH1"/>
    <w:rsid w:val="00511F60"/>
    <w:rPr>
      <w:rFonts w:ascii="Open Sans" w:hAnsi="Open Sans"/>
      <w:b/>
      <w:color w:val="E47911"/>
      <w:sz w:val="32"/>
      <w:szCs w:val="32"/>
    </w:rPr>
  </w:style>
  <w:style w:type="paragraph" w:customStyle="1" w:styleId="Step">
    <w:name w:val="Step"/>
    <w:basedOn w:val="Index1"/>
    <w:link w:val="StepChar"/>
    <w:qFormat/>
    <w:rsid w:val="00511F60"/>
    <w:rPr>
      <w:rFonts w:ascii="Open Sans" w:hAnsi="Open Sans"/>
      <w:color w:val="444444"/>
    </w:rPr>
  </w:style>
  <w:style w:type="character" w:customStyle="1" w:styleId="DocH2Char">
    <w:name w:val="Doc H2 Char"/>
    <w:basedOn w:val="DefaultParagraphFont"/>
    <w:link w:val="DocH2"/>
    <w:rsid w:val="000D42D4"/>
    <w:rPr>
      <w:rFonts w:ascii="Open Sans" w:eastAsia="Open Sans" w:hAnsi="Open Sans" w:cs="Open Sans"/>
      <w:b/>
      <w:color w:val="444444"/>
      <w:sz w:val="28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511F6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Index1">
    <w:name w:val="index 1"/>
    <w:basedOn w:val="Normal"/>
    <w:next w:val="Normal"/>
    <w:link w:val="Index1Char"/>
    <w:autoRedefine/>
    <w:uiPriority w:val="99"/>
    <w:semiHidden/>
    <w:unhideWhenUsed/>
    <w:rsid w:val="00511F60"/>
    <w:pPr>
      <w:spacing w:after="0" w:line="240" w:lineRule="auto"/>
      <w:ind w:left="220" w:hanging="220"/>
    </w:pPr>
  </w:style>
  <w:style w:type="character" w:customStyle="1" w:styleId="Index1Char">
    <w:name w:val="Index 1 Char"/>
    <w:basedOn w:val="DefaultParagraphFont"/>
    <w:link w:val="Index1"/>
    <w:uiPriority w:val="99"/>
    <w:semiHidden/>
    <w:rsid w:val="00511F60"/>
  </w:style>
  <w:style w:type="character" w:customStyle="1" w:styleId="StepChar">
    <w:name w:val="Step Char"/>
    <w:basedOn w:val="Index1Char"/>
    <w:link w:val="Step"/>
    <w:rsid w:val="00511F60"/>
    <w:rPr>
      <w:rFonts w:ascii="Open Sans" w:hAnsi="Open Sans"/>
      <w:color w:val="444444"/>
    </w:rPr>
  </w:style>
  <w:style w:type="character" w:customStyle="1" w:styleId="BalloonTextChar">
    <w:name w:val="Balloon Text Char"/>
    <w:basedOn w:val="DefaultParagraphFont"/>
    <w:link w:val="BalloonText"/>
    <w:uiPriority w:val="99"/>
    <w:rsid w:val="00511F60"/>
    <w:rPr>
      <w:rFonts w:ascii="Segoe UI" w:hAnsi="Segoe UI" w:cs="Segoe UI"/>
      <w:sz w:val="18"/>
      <w:szCs w:val="18"/>
    </w:rPr>
  </w:style>
  <w:style w:type="paragraph" w:customStyle="1" w:styleId="step2">
    <w:name w:val="step 2"/>
    <w:basedOn w:val="Normal"/>
    <w:link w:val="step2Char"/>
    <w:qFormat/>
    <w:rsid w:val="004F0963"/>
    <w:pPr>
      <w:spacing w:after="0"/>
    </w:pPr>
    <w:rPr>
      <w:rFonts w:ascii="Open Sans" w:eastAsia="Open Sans" w:hAnsi="Open Sans" w:cs="Open Sans"/>
      <w:color w:val="444444"/>
      <w:szCs w:val="24"/>
    </w:rPr>
  </w:style>
  <w:style w:type="character" w:customStyle="1" w:styleId="apple-converted-space">
    <w:name w:val="apple-converted-space"/>
    <w:basedOn w:val="DefaultParagraphFont"/>
    <w:rsid w:val="00337455"/>
  </w:style>
  <w:style w:type="character" w:customStyle="1" w:styleId="step2Char">
    <w:name w:val="step 2 Char"/>
    <w:basedOn w:val="DefaultParagraphFont"/>
    <w:link w:val="step2"/>
    <w:rsid w:val="004F0963"/>
    <w:rPr>
      <w:rFonts w:ascii="Open Sans" w:eastAsia="Open Sans" w:hAnsi="Open Sans" w:cs="Open Sans"/>
      <w:color w:val="444444"/>
      <w:szCs w:val="24"/>
    </w:rPr>
  </w:style>
  <w:style w:type="paragraph" w:customStyle="1" w:styleId="step3">
    <w:name w:val="step 3"/>
    <w:basedOn w:val="step2"/>
    <w:link w:val="step3Char"/>
    <w:qFormat/>
    <w:rsid w:val="007A23B0"/>
    <w:pPr>
      <w:numPr>
        <w:numId w:val="2"/>
      </w:numPr>
    </w:pPr>
  </w:style>
  <w:style w:type="paragraph" w:customStyle="1" w:styleId="DocH3">
    <w:name w:val="Doc H3"/>
    <w:basedOn w:val="Heading3"/>
    <w:link w:val="DocH3Char"/>
    <w:qFormat/>
    <w:rsid w:val="00190C28"/>
    <w:pPr>
      <w:numPr>
        <w:ilvl w:val="2"/>
        <w:numId w:val="1"/>
      </w:numPr>
      <w:spacing w:after="0"/>
    </w:pPr>
    <w:rPr>
      <w:rFonts w:ascii="Open Sans" w:eastAsia="Open Sans" w:hAnsi="Open Sans" w:cs="Open Sans"/>
      <w:color w:val="404040"/>
      <w:sz w:val="26"/>
      <w:szCs w:val="24"/>
    </w:rPr>
  </w:style>
  <w:style w:type="character" w:customStyle="1" w:styleId="step3Char">
    <w:name w:val="step 3 Char"/>
    <w:basedOn w:val="step2Char"/>
    <w:link w:val="step3"/>
    <w:rsid w:val="007A23B0"/>
    <w:rPr>
      <w:rFonts w:ascii="Open Sans" w:eastAsia="Open Sans" w:hAnsi="Open Sans" w:cs="Open Sans"/>
      <w:color w:val="444444"/>
      <w:szCs w:val="24"/>
    </w:rPr>
  </w:style>
  <w:style w:type="character" w:styleId="Emphasis">
    <w:name w:val="Emphasis"/>
    <w:basedOn w:val="DefaultParagraphFont"/>
    <w:uiPriority w:val="20"/>
    <w:qFormat/>
    <w:rsid w:val="008254CD"/>
    <w:rPr>
      <w:i/>
      <w:iCs/>
    </w:rPr>
  </w:style>
  <w:style w:type="character" w:customStyle="1" w:styleId="Heading3Char">
    <w:name w:val="Heading 3 Char"/>
    <w:basedOn w:val="DefaultParagraphFont"/>
    <w:link w:val="Heading3"/>
    <w:rsid w:val="00190C28"/>
    <w:rPr>
      <w:b/>
      <w:sz w:val="28"/>
      <w:szCs w:val="28"/>
    </w:rPr>
  </w:style>
  <w:style w:type="character" w:customStyle="1" w:styleId="DocH3Char">
    <w:name w:val="Doc H3 Char"/>
    <w:basedOn w:val="Heading3Char"/>
    <w:link w:val="DocH3"/>
    <w:rsid w:val="00190C28"/>
    <w:rPr>
      <w:rFonts w:ascii="Open Sans" w:eastAsia="Open Sans" w:hAnsi="Open Sans" w:cs="Open Sans"/>
      <w:b/>
      <w:color w:val="404040"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65991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3A4C5D"/>
    <w:rPr>
      <w:color w:val="954F72" w:themeColor="followedHyperlink"/>
      <w:u w:val="single"/>
    </w:rPr>
  </w:style>
  <w:style w:type="character" w:customStyle="1" w:styleId="guilabel">
    <w:name w:val="guilabel"/>
    <w:basedOn w:val="DefaultParagraphFont"/>
    <w:rsid w:val="005A3DFA"/>
  </w:style>
  <w:style w:type="character" w:styleId="HTMLCode">
    <w:name w:val="HTML Code"/>
    <w:basedOn w:val="DefaultParagraphFont"/>
    <w:uiPriority w:val="99"/>
    <w:semiHidden/>
    <w:unhideWhenUsed/>
    <w:rsid w:val="008D210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B148C"/>
    <w:rPr>
      <w:b/>
      <w:bCs/>
    </w:rPr>
  </w:style>
  <w:style w:type="table" w:styleId="TableGrid">
    <w:name w:val="Table Grid"/>
    <w:basedOn w:val="TableNormal"/>
    <w:uiPriority w:val="39"/>
    <w:rsid w:val="00562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1447CA"/>
    <w:rPr>
      <w:b/>
    </w:rPr>
  </w:style>
  <w:style w:type="paragraph" w:styleId="NormalWeb">
    <w:name w:val="Normal (Web)"/>
    <w:basedOn w:val="Normal"/>
    <w:uiPriority w:val="99"/>
    <w:semiHidden/>
    <w:unhideWhenUsed/>
    <w:rsid w:val="007A23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downloadfile">
    <w:name w:val="downloadfile"/>
    <w:basedOn w:val="DefaultParagraphFont"/>
    <w:rsid w:val="00DD2598"/>
  </w:style>
  <w:style w:type="paragraph" w:styleId="Revision">
    <w:name w:val="Revision"/>
    <w:hidden/>
    <w:uiPriority w:val="99"/>
    <w:semiHidden/>
    <w:rsid w:val="00372D3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A130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130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130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130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13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jpe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ocalhost:8088/AmazonByod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onsole.firebase.google.com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1BAF3-E09A-4845-9EBC-4ED386CE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1903</Words>
  <Characters>10853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abistat</dc:creator>
  <cp:lastModifiedBy>Abhinandan</cp:lastModifiedBy>
  <cp:revision>5</cp:revision>
  <cp:lastPrinted>2016-11-30T11:41:00Z</cp:lastPrinted>
  <dcterms:created xsi:type="dcterms:W3CDTF">2016-12-15T21:30:00Z</dcterms:created>
  <dcterms:modified xsi:type="dcterms:W3CDTF">2016-12-20T10:56:00Z</dcterms:modified>
</cp:coreProperties>
</file>